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8C903" w14:textId="233185EC" w:rsidR="00346E7B" w:rsidRDefault="000D6E0B" w:rsidP="00346E7B">
      <w:pPr>
        <w:jc w:val="center"/>
        <w:rPr>
          <w:rFonts w:ascii="Times New Roman" w:hAnsi="Times New Roman" w:cs="Times New Roman"/>
        </w:rPr>
      </w:pPr>
      <w:r>
        <w:rPr>
          <w:noProof/>
        </w:rPr>
        <w:drawing>
          <wp:inline distT="0" distB="0" distL="0" distR="0" wp14:anchorId="1F520ED5" wp14:editId="57D9053C">
            <wp:extent cx="4080681" cy="2257598"/>
            <wp:effectExtent l="0" t="0" r="0"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92058" cy="2263892"/>
                    </a:xfrm>
                    <a:prstGeom prst="rect">
                      <a:avLst/>
                    </a:prstGeom>
                    <a:noFill/>
                    <a:ln>
                      <a:noFill/>
                    </a:ln>
                  </pic:spPr>
                </pic:pic>
              </a:graphicData>
            </a:graphic>
          </wp:inline>
        </w:drawing>
      </w:r>
    </w:p>
    <w:p w14:paraId="36E13071" w14:textId="77777777" w:rsidR="00346E7B" w:rsidRPr="00346E7B" w:rsidRDefault="00346E7B" w:rsidP="00346E7B">
      <w:pPr>
        <w:jc w:val="center"/>
        <w:rPr>
          <w:rFonts w:ascii="Times New Roman" w:hAnsi="Times New Roman" w:cs="Times New Roman"/>
          <w:sz w:val="40"/>
          <w:szCs w:val="40"/>
        </w:rPr>
      </w:pPr>
    </w:p>
    <w:p w14:paraId="6E00AAFE" w14:textId="08227AAE" w:rsidR="00346E7B" w:rsidRPr="00346E7B" w:rsidRDefault="00346E7B" w:rsidP="00346E7B">
      <w:pPr>
        <w:jc w:val="center"/>
        <w:rPr>
          <w:rFonts w:ascii="Times New Roman" w:hAnsi="Times New Roman" w:cs="Times New Roman"/>
          <w:sz w:val="40"/>
          <w:szCs w:val="40"/>
        </w:rPr>
      </w:pPr>
      <w:r w:rsidRPr="00346E7B">
        <w:rPr>
          <w:rFonts w:ascii="Times New Roman" w:hAnsi="Times New Roman" w:cs="Times New Roman"/>
          <w:sz w:val="40"/>
          <w:szCs w:val="40"/>
        </w:rPr>
        <w:t xml:space="preserve">ETIN </w:t>
      </w:r>
      <w:r w:rsidR="0018563F">
        <w:rPr>
          <w:rFonts w:ascii="Times New Roman" w:hAnsi="Times New Roman" w:cs="Times New Roman"/>
          <w:sz w:val="40"/>
          <w:szCs w:val="40"/>
        </w:rPr>
        <w:t>40</w:t>
      </w:r>
    </w:p>
    <w:p w14:paraId="417A84DB" w14:textId="4263ABE5" w:rsidR="00346E7B" w:rsidRPr="00346E7B" w:rsidRDefault="00346E7B" w:rsidP="00346E7B">
      <w:pPr>
        <w:jc w:val="center"/>
        <w:rPr>
          <w:rFonts w:ascii="Times New Roman" w:hAnsi="Times New Roman" w:cs="Times New Roman"/>
          <w:sz w:val="40"/>
          <w:szCs w:val="40"/>
        </w:rPr>
      </w:pPr>
      <w:r w:rsidRPr="00346E7B">
        <w:rPr>
          <w:rFonts w:ascii="Times New Roman" w:hAnsi="Times New Roman" w:cs="Times New Roman"/>
          <w:sz w:val="40"/>
          <w:szCs w:val="40"/>
        </w:rPr>
        <w:t xml:space="preserve">IC project </w:t>
      </w:r>
      <w:r w:rsidR="000D581A">
        <w:rPr>
          <w:rFonts w:ascii="Times New Roman" w:hAnsi="Times New Roman" w:cs="Times New Roman"/>
          <w:sz w:val="40"/>
          <w:szCs w:val="40"/>
        </w:rPr>
        <w:t>2</w:t>
      </w:r>
    </w:p>
    <w:p w14:paraId="145878B3" w14:textId="2A305672" w:rsidR="00346E7B" w:rsidRPr="00346E7B" w:rsidRDefault="00346E7B" w:rsidP="00346E7B">
      <w:pPr>
        <w:jc w:val="center"/>
        <w:rPr>
          <w:rFonts w:ascii="Times New Roman" w:hAnsi="Times New Roman" w:cs="Times New Roman"/>
          <w:sz w:val="40"/>
          <w:szCs w:val="40"/>
        </w:rPr>
      </w:pPr>
      <w:r w:rsidRPr="00346E7B">
        <w:rPr>
          <w:rFonts w:ascii="Times New Roman" w:hAnsi="Times New Roman" w:cs="Times New Roman"/>
          <w:sz w:val="40"/>
          <w:szCs w:val="40"/>
        </w:rPr>
        <w:t xml:space="preserve">Final Report </w:t>
      </w:r>
    </w:p>
    <w:p w14:paraId="324E4B02" w14:textId="00A054C9" w:rsidR="00346E7B" w:rsidRPr="00346E7B" w:rsidRDefault="00346E7B" w:rsidP="00346E7B">
      <w:pPr>
        <w:jc w:val="center"/>
        <w:rPr>
          <w:rFonts w:ascii="Times New Roman" w:hAnsi="Times New Roman" w:cs="Times New Roman"/>
          <w:sz w:val="40"/>
          <w:szCs w:val="40"/>
        </w:rPr>
      </w:pPr>
    </w:p>
    <w:p w14:paraId="21E15A52" w14:textId="5D52B136" w:rsidR="00346E7B" w:rsidRPr="00346E7B" w:rsidRDefault="00346E7B" w:rsidP="00346E7B">
      <w:pPr>
        <w:jc w:val="center"/>
        <w:rPr>
          <w:rFonts w:ascii="Times New Roman" w:hAnsi="Times New Roman" w:cs="Times New Roman"/>
          <w:sz w:val="40"/>
          <w:szCs w:val="40"/>
        </w:rPr>
      </w:pPr>
    </w:p>
    <w:p w14:paraId="39574C94" w14:textId="1DD11A72" w:rsidR="00346E7B" w:rsidRDefault="00346E7B" w:rsidP="00346E7B">
      <w:pPr>
        <w:jc w:val="center"/>
        <w:rPr>
          <w:ins w:id="1" w:author="Hanyu Liu" w:date="2022-12-22T15:59:00Z"/>
          <w:rFonts w:ascii="Times New Roman" w:hAnsi="Times New Roman" w:cs="Times New Roman"/>
          <w:sz w:val="32"/>
          <w:szCs w:val="32"/>
        </w:rPr>
      </w:pPr>
      <w:r w:rsidRPr="00312323">
        <w:rPr>
          <w:rFonts w:ascii="Times New Roman" w:hAnsi="Times New Roman" w:cs="Times New Roman"/>
          <w:sz w:val="32"/>
          <w:szCs w:val="32"/>
        </w:rPr>
        <w:t>Hanyu Liu</w:t>
      </w:r>
    </w:p>
    <w:p w14:paraId="5E3C0F76" w14:textId="1CD04516" w:rsidR="005949CF" w:rsidRDefault="005949CF" w:rsidP="00346E7B">
      <w:pPr>
        <w:jc w:val="center"/>
        <w:rPr>
          <w:rFonts w:ascii="Times New Roman" w:hAnsi="Times New Roman" w:cs="Times New Roman"/>
          <w:sz w:val="32"/>
          <w:szCs w:val="32"/>
        </w:rPr>
      </w:pPr>
    </w:p>
    <w:p w14:paraId="7CF71197" w14:textId="77777777" w:rsidR="00484768" w:rsidRDefault="00484768" w:rsidP="00346E7B">
      <w:pPr>
        <w:jc w:val="center"/>
        <w:rPr>
          <w:ins w:id="2" w:author="Hanyu Liu" w:date="2022-12-22T15:59:00Z"/>
          <w:rFonts w:ascii="Times New Roman" w:hAnsi="Times New Roman" w:cs="Times New Roman"/>
          <w:sz w:val="32"/>
          <w:szCs w:val="32"/>
        </w:rPr>
      </w:pPr>
    </w:p>
    <w:p w14:paraId="17D6FC73" w14:textId="2374861F" w:rsidR="00346E7B" w:rsidRDefault="00346E7B">
      <w:pPr>
        <w:rPr>
          <w:ins w:id="3" w:author="Hanyu Liu" w:date="2022-12-22T16:00:00Z"/>
          <w:rFonts w:ascii="Times New Roman" w:hAnsi="Times New Roman" w:cs="Times New Roman"/>
        </w:rPr>
      </w:pPr>
    </w:p>
    <w:p w14:paraId="2E7A172B" w14:textId="77777777" w:rsidR="005949CF" w:rsidRDefault="005949CF">
      <w:pPr>
        <w:rPr>
          <w:ins w:id="4" w:author="Hanyu Liu" w:date="2022-12-22T16:00:00Z"/>
          <w:rFonts w:ascii="Times New Roman" w:hAnsi="Times New Roman" w:cs="Times New Roman"/>
        </w:rPr>
      </w:pPr>
    </w:p>
    <w:p w14:paraId="181F6BDB" w14:textId="77777777" w:rsidR="005949CF" w:rsidRDefault="005949CF">
      <w:pPr>
        <w:rPr>
          <w:rFonts w:ascii="Times New Roman" w:hAnsi="Times New Roman" w:cs="Times New Roman"/>
        </w:rPr>
      </w:pPr>
    </w:p>
    <w:p w14:paraId="484A265B" w14:textId="6E763ADB" w:rsidR="004F662D" w:rsidRDefault="004F662D">
      <w:pPr>
        <w:rPr>
          <w:rFonts w:ascii="Times New Roman" w:hAnsi="Times New Roman" w:cs="Times New Roman"/>
        </w:rPr>
      </w:pPr>
    </w:p>
    <w:p w14:paraId="48BCDFB7" w14:textId="004A9FDA" w:rsidR="004F662D" w:rsidRPr="004F662D" w:rsidRDefault="00484768" w:rsidP="004F662D">
      <w:pPr>
        <w:jc w:val="center"/>
        <w:rPr>
          <w:rFonts w:ascii="Times New Roman" w:hAnsi="Times New Roman" w:cs="Times New Roman"/>
          <w:sz w:val="28"/>
          <w:szCs w:val="28"/>
        </w:rPr>
      </w:pPr>
      <w:r>
        <w:rPr>
          <w:rFonts w:ascii="Times New Roman" w:hAnsi="Times New Roman" w:cs="Times New Roman"/>
          <w:sz w:val="28"/>
          <w:szCs w:val="28"/>
        </w:rPr>
        <w:t>February</w:t>
      </w:r>
      <w:r w:rsidR="004F662D" w:rsidRPr="004F662D">
        <w:rPr>
          <w:rFonts w:ascii="Times New Roman" w:hAnsi="Times New Roman" w:cs="Times New Roman"/>
          <w:sz w:val="28"/>
          <w:szCs w:val="28"/>
        </w:rPr>
        <w:t xml:space="preserve"> </w:t>
      </w:r>
      <w:del w:id="5" w:author="Hanyu Liu" w:date="2022-12-22T15:56:00Z">
        <w:r w:rsidR="004F662D" w:rsidRPr="004F662D" w:rsidDel="0037543F">
          <w:rPr>
            <w:rFonts w:ascii="Times New Roman" w:hAnsi="Times New Roman" w:cs="Times New Roman"/>
            <w:sz w:val="28"/>
            <w:szCs w:val="28"/>
          </w:rPr>
          <w:delText>1</w:delText>
        </w:r>
        <w:r w:rsidR="007C475A" w:rsidDel="0037543F">
          <w:rPr>
            <w:rFonts w:ascii="Times New Roman" w:hAnsi="Times New Roman" w:cs="Times New Roman"/>
            <w:sz w:val="28"/>
            <w:szCs w:val="28"/>
          </w:rPr>
          <w:delText>2</w:delText>
        </w:r>
      </w:del>
      <w:r w:rsidR="008F44ED">
        <w:rPr>
          <w:rFonts w:ascii="Times New Roman" w:hAnsi="Times New Roman" w:cs="Times New Roman"/>
          <w:sz w:val="28"/>
          <w:szCs w:val="28"/>
        </w:rPr>
        <w:t>2</w:t>
      </w:r>
      <w:r w:rsidR="000922E8">
        <w:rPr>
          <w:rFonts w:ascii="Times New Roman" w:hAnsi="Times New Roman" w:cs="Times New Roman"/>
          <w:sz w:val="28"/>
          <w:szCs w:val="28"/>
        </w:rPr>
        <w:t>7</w:t>
      </w:r>
      <w:r w:rsidR="004F662D" w:rsidRPr="004F662D">
        <w:rPr>
          <w:rFonts w:ascii="Times New Roman" w:hAnsi="Times New Roman" w:cs="Times New Roman"/>
          <w:sz w:val="28"/>
          <w:szCs w:val="28"/>
        </w:rPr>
        <w:t>, 202</w:t>
      </w:r>
      <w:r w:rsidR="0063176A">
        <w:rPr>
          <w:rFonts w:ascii="Times New Roman" w:hAnsi="Times New Roman" w:cs="Times New Roman"/>
          <w:sz w:val="28"/>
          <w:szCs w:val="28"/>
        </w:rPr>
        <w:t>3</w:t>
      </w:r>
    </w:p>
    <w:p w14:paraId="59A465A8" w14:textId="12DCBC25" w:rsidR="00346E7B" w:rsidRDefault="00346E7B">
      <w:pPr>
        <w:rPr>
          <w:rFonts w:ascii="Times New Roman" w:hAnsi="Times New Roman" w:cs="Times New Roman"/>
        </w:rPr>
      </w:pPr>
    </w:p>
    <w:p w14:paraId="392A9050" w14:textId="30EF21BC" w:rsidR="00346E7B" w:rsidRDefault="00346E7B">
      <w:pPr>
        <w:rPr>
          <w:rFonts w:ascii="Times New Roman" w:hAnsi="Times New Roman" w:cs="Times New Roman"/>
        </w:rPr>
      </w:pPr>
    </w:p>
    <w:p w14:paraId="60EDE683" w14:textId="21B118CB" w:rsidR="00346E7B" w:rsidRDefault="00346E7B">
      <w:pPr>
        <w:rPr>
          <w:rFonts w:ascii="Times New Roman" w:hAnsi="Times New Roman" w:cs="Times New Roman"/>
        </w:rPr>
      </w:pPr>
    </w:p>
    <w:p w14:paraId="2210D820" w14:textId="77777777" w:rsidR="00346E7B" w:rsidRDefault="00346E7B">
      <w:pPr>
        <w:rPr>
          <w:rFonts w:ascii="Times New Roman" w:hAnsi="Times New Roman" w:cs="Times New Roman"/>
        </w:rPr>
      </w:pPr>
    </w:p>
    <w:p w14:paraId="3E189C9E" w14:textId="77777777" w:rsidR="00346E7B" w:rsidRDefault="00346E7B">
      <w:pPr>
        <w:rPr>
          <w:rFonts w:ascii="Times New Roman" w:hAnsi="Times New Roman" w:cs="Times New Roman"/>
        </w:rPr>
      </w:pPr>
    </w:p>
    <w:p w14:paraId="2A72CC68" w14:textId="27EA8E84" w:rsidR="00346E7B" w:rsidRPr="00AC1ABA" w:rsidDel="009A7968" w:rsidRDefault="00346E7B">
      <w:pPr>
        <w:rPr>
          <w:del w:id="6" w:author="Hanyu Liu" w:date="2022-12-22T16:05:00Z"/>
          <w:rFonts w:ascii="Times New Roman" w:hAnsi="Times New Roman" w:cs="Times New Roman"/>
          <w:b/>
          <w:bCs/>
          <w:sz w:val="32"/>
          <w:szCs w:val="32"/>
        </w:rPr>
      </w:pPr>
      <w:r>
        <w:rPr>
          <w:rFonts w:ascii="Times New Roman" w:hAnsi="Times New Roman" w:cs="Times New Roman"/>
        </w:rPr>
        <w:br w:type="page"/>
      </w:r>
    </w:p>
    <w:p w14:paraId="46A094AB" w14:textId="37655000" w:rsidR="00312323" w:rsidRPr="00AC1ABA" w:rsidRDefault="00312323">
      <w:pPr>
        <w:rPr>
          <w:rFonts w:ascii="Times New Roman" w:hAnsi="Times New Roman" w:cs="Times New Roman"/>
          <w:b/>
          <w:bCs/>
          <w:sz w:val="32"/>
          <w:szCs w:val="32"/>
        </w:rPr>
        <w:pPrChange w:id="7" w:author="Hanyu Liu" w:date="2022-12-22T16:05:00Z">
          <w:pPr>
            <w:spacing w:line="360" w:lineRule="auto"/>
          </w:pPr>
        </w:pPrChange>
      </w:pPr>
      <w:r w:rsidRPr="00AC1ABA">
        <w:rPr>
          <w:rFonts w:ascii="Times New Roman" w:hAnsi="Times New Roman" w:cs="Times New Roman"/>
          <w:b/>
          <w:bCs/>
          <w:sz w:val="32"/>
          <w:szCs w:val="32"/>
        </w:rPr>
        <w:t xml:space="preserve">Abstract </w:t>
      </w:r>
    </w:p>
    <w:p w14:paraId="0ECCBF95" w14:textId="7EDFD1B7" w:rsidR="00F45ABE" w:rsidRDefault="00F45ABE" w:rsidP="00346E7B">
      <w:pPr>
        <w:spacing w:line="360" w:lineRule="auto"/>
        <w:rPr>
          <w:rFonts w:ascii="Times New Roman" w:hAnsi="Times New Roman" w:cs="Times New Roman"/>
        </w:rPr>
      </w:pPr>
      <w:r w:rsidRPr="00F45ABE">
        <w:rPr>
          <w:rFonts w:ascii="Times New Roman" w:hAnsi="Times New Roman" w:cs="Times New Roman"/>
        </w:rPr>
        <w:t xml:space="preserve">In this report, we </w:t>
      </w:r>
      <w:r w:rsidR="00484768">
        <w:rPr>
          <w:rFonts w:ascii="Times New Roman" w:hAnsi="Times New Roman" w:cs="Times New Roman"/>
        </w:rPr>
        <w:t>verified the</w:t>
      </w:r>
      <w:r w:rsidRPr="00F45ABE">
        <w:rPr>
          <w:rFonts w:ascii="Times New Roman" w:hAnsi="Times New Roman" w:cs="Times New Roman"/>
        </w:rPr>
        <w:t xml:space="preserve"> hardware accelerator </w:t>
      </w:r>
      <w:r w:rsidR="00484768">
        <w:rPr>
          <w:rFonts w:ascii="Times New Roman" w:hAnsi="Times New Roman" w:cs="Times New Roman"/>
        </w:rPr>
        <w:t>which was designed in ICP 1</w:t>
      </w:r>
      <w:r w:rsidRPr="00F45ABE">
        <w:rPr>
          <w:rFonts w:ascii="Times New Roman" w:hAnsi="Times New Roman" w:cs="Times New Roman"/>
        </w:rPr>
        <w:t>.</w:t>
      </w:r>
      <w:r w:rsidR="00484768">
        <w:rPr>
          <w:rFonts w:ascii="Times New Roman" w:hAnsi="Times New Roman" w:cs="Times New Roman"/>
        </w:rPr>
        <w:t xml:space="preserve"> The </w:t>
      </w:r>
      <w:r w:rsidR="00402A01">
        <w:rPr>
          <w:rFonts w:ascii="Times New Roman" w:hAnsi="Times New Roman" w:cs="Times New Roman"/>
        </w:rPr>
        <w:t xml:space="preserve">SRAM which was used in ICP 1 was </w:t>
      </w:r>
      <w:r w:rsidR="00822DB2">
        <w:rPr>
          <w:rFonts w:ascii="Times New Roman" w:hAnsi="Times New Roman" w:cs="Times New Roman"/>
        </w:rPr>
        <w:t>replaced</w:t>
      </w:r>
      <w:r w:rsidR="00402A01">
        <w:rPr>
          <w:rFonts w:ascii="Times New Roman" w:hAnsi="Times New Roman" w:cs="Times New Roman"/>
        </w:rPr>
        <w:t xml:space="preserve"> by distributed memory generator with Xilinx IP.</w:t>
      </w:r>
      <w:r w:rsidRPr="00F45ABE">
        <w:rPr>
          <w:rFonts w:ascii="Times New Roman" w:hAnsi="Times New Roman" w:cs="Times New Roman"/>
        </w:rPr>
        <w:t xml:space="preserve"> </w:t>
      </w:r>
      <w:r w:rsidR="00402A01">
        <w:rPr>
          <w:rFonts w:ascii="Times New Roman" w:hAnsi="Times New Roman" w:cs="Times New Roman"/>
        </w:rPr>
        <w:t xml:space="preserve">The input data and coefficients will be embedded into the memory as </w:t>
      </w:r>
      <w:proofErr w:type="spellStart"/>
      <w:r w:rsidR="00402A01">
        <w:rPr>
          <w:rFonts w:ascii="Times New Roman" w:hAnsi="Times New Roman" w:cs="Times New Roman"/>
        </w:rPr>
        <w:t>coe</w:t>
      </w:r>
      <w:proofErr w:type="spellEnd"/>
      <w:r w:rsidR="00402A01">
        <w:rPr>
          <w:rFonts w:ascii="Times New Roman" w:hAnsi="Times New Roman" w:cs="Times New Roman"/>
        </w:rPr>
        <w:t xml:space="preserve"> file. Therefore, the finite state machine </w:t>
      </w:r>
      <w:r w:rsidR="00ED224D">
        <w:rPr>
          <w:rFonts w:ascii="Times New Roman" w:hAnsi="Times New Roman" w:cs="Times New Roman"/>
        </w:rPr>
        <w:t>needs</w:t>
      </w:r>
      <w:r w:rsidR="00BF2684">
        <w:rPr>
          <w:rFonts w:ascii="Times New Roman" w:hAnsi="Times New Roman" w:cs="Times New Roman"/>
        </w:rPr>
        <w:t xml:space="preserve"> to</w:t>
      </w:r>
      <w:r w:rsidR="00402A01">
        <w:rPr>
          <w:rFonts w:ascii="Times New Roman" w:hAnsi="Times New Roman" w:cs="Times New Roman"/>
        </w:rPr>
        <w:t xml:space="preserve"> be </w:t>
      </w:r>
      <w:r w:rsidR="009D0566">
        <w:rPr>
          <w:rFonts w:ascii="Times New Roman" w:hAnsi="Times New Roman" w:cs="Times New Roman" w:hint="eastAsia"/>
        </w:rPr>
        <w:t>re</w:t>
      </w:r>
      <w:r w:rsidR="00BF2684">
        <w:rPr>
          <w:rFonts w:ascii="Times New Roman" w:hAnsi="Times New Roman" w:cs="Times New Roman"/>
        </w:rPr>
        <w:t>-</w:t>
      </w:r>
      <w:r w:rsidR="009D0566">
        <w:rPr>
          <w:rFonts w:ascii="Times New Roman" w:hAnsi="Times New Roman" w:cs="Times New Roman" w:hint="eastAsia"/>
        </w:rPr>
        <w:t>d</w:t>
      </w:r>
      <w:r w:rsidR="009D0566">
        <w:rPr>
          <w:rFonts w:ascii="Times New Roman" w:hAnsi="Times New Roman" w:cs="Times New Roman"/>
        </w:rPr>
        <w:t>esigned</w:t>
      </w:r>
      <w:r w:rsidR="00BF2684">
        <w:rPr>
          <w:rFonts w:ascii="Times New Roman" w:hAnsi="Times New Roman" w:cs="Times New Roman"/>
        </w:rPr>
        <w:t xml:space="preserve"> to</w:t>
      </w:r>
      <w:r w:rsidR="009D0566">
        <w:rPr>
          <w:rFonts w:ascii="Times New Roman" w:hAnsi="Times New Roman" w:cs="Times New Roman"/>
        </w:rPr>
        <w:t xml:space="preserve"> </w:t>
      </w:r>
      <w:proofErr w:type="spellStart"/>
      <w:r w:rsidR="009D0566">
        <w:rPr>
          <w:rFonts w:ascii="Times New Roman" w:hAnsi="Times New Roman" w:cs="Times New Roman"/>
        </w:rPr>
        <w:t>fulfi</w:t>
      </w:r>
      <w:r w:rsidR="000922E8">
        <w:rPr>
          <w:rFonts w:ascii="Times New Roman" w:hAnsi="Times New Roman" w:cs="Times New Roman"/>
        </w:rPr>
        <w:t>l</w:t>
      </w:r>
      <w:r w:rsidR="009D0566">
        <w:rPr>
          <w:rFonts w:ascii="Times New Roman" w:hAnsi="Times New Roman" w:cs="Times New Roman"/>
        </w:rPr>
        <w:t>l</w:t>
      </w:r>
      <w:proofErr w:type="spellEnd"/>
      <w:r w:rsidR="009D0566">
        <w:rPr>
          <w:rFonts w:ascii="Times New Roman" w:hAnsi="Times New Roman" w:cs="Times New Roman"/>
        </w:rPr>
        <w:t xml:space="preserve"> the new requirements. </w:t>
      </w:r>
      <w:r w:rsidR="00BF2684">
        <w:rPr>
          <w:rFonts w:ascii="Times New Roman" w:hAnsi="Times New Roman" w:cs="Times New Roman"/>
        </w:rPr>
        <w:t>The</w:t>
      </w:r>
      <w:r w:rsidR="00E35F79" w:rsidRPr="00E35F79">
        <w:rPr>
          <w:rFonts w:ascii="Times New Roman" w:hAnsi="Times New Roman" w:cs="Times New Roman"/>
        </w:rPr>
        <w:t xml:space="preserve"> </w:t>
      </w:r>
      <w:r w:rsidR="00BF2684">
        <w:rPr>
          <w:rFonts w:ascii="Times New Roman" w:hAnsi="Times New Roman" w:cs="Times New Roman"/>
        </w:rPr>
        <w:t>verification will be completed by</w:t>
      </w:r>
      <w:r w:rsidRPr="00F45ABE">
        <w:rPr>
          <w:rFonts w:ascii="Times New Roman" w:hAnsi="Times New Roman" w:cs="Times New Roman"/>
        </w:rPr>
        <w:t xml:space="preserve"> </w:t>
      </w:r>
      <w:proofErr w:type="spellStart"/>
      <w:r w:rsidR="00E35F79">
        <w:rPr>
          <w:rFonts w:ascii="Times New Roman" w:hAnsi="Times New Roman" w:cs="Times New Roman"/>
        </w:rPr>
        <w:t>Vivado</w:t>
      </w:r>
      <w:proofErr w:type="spellEnd"/>
      <w:r w:rsidR="00E35F79">
        <w:rPr>
          <w:rFonts w:ascii="Times New Roman" w:hAnsi="Times New Roman" w:cs="Times New Roman"/>
        </w:rPr>
        <w:t xml:space="preserve"> </w:t>
      </w:r>
      <w:r w:rsidR="00BF2684">
        <w:rPr>
          <w:rFonts w:ascii="Times New Roman" w:hAnsi="Times New Roman" w:cs="Times New Roman"/>
        </w:rPr>
        <w:t xml:space="preserve">and </w:t>
      </w:r>
      <w:r w:rsidR="000922E8">
        <w:rPr>
          <w:rFonts w:ascii="Times New Roman" w:hAnsi="Times New Roman" w:cs="Times New Roman"/>
        </w:rPr>
        <w:t xml:space="preserve">a </w:t>
      </w:r>
      <w:r w:rsidR="00BF2684">
        <w:rPr>
          <w:rFonts w:ascii="Times New Roman" w:hAnsi="Times New Roman" w:cs="Times New Roman"/>
        </w:rPr>
        <w:t xml:space="preserve">logic </w:t>
      </w:r>
      <w:proofErr w:type="spellStart"/>
      <w:r w:rsidR="00BF2684">
        <w:rPr>
          <w:rFonts w:ascii="Times New Roman" w:hAnsi="Times New Roman" w:cs="Times New Roman"/>
        </w:rPr>
        <w:t>analyzer</w:t>
      </w:r>
      <w:proofErr w:type="spellEnd"/>
      <w:r w:rsidR="00E35F79">
        <w:rPr>
          <w:rFonts w:ascii="Times New Roman" w:hAnsi="Times New Roman" w:cs="Times New Roman"/>
        </w:rPr>
        <w:t xml:space="preserve">. </w:t>
      </w:r>
    </w:p>
    <w:p w14:paraId="452B8A48" w14:textId="77777777" w:rsidR="006864FF" w:rsidDel="007C0FF6" w:rsidRDefault="006864FF" w:rsidP="00346E7B">
      <w:pPr>
        <w:spacing w:line="360" w:lineRule="auto"/>
        <w:rPr>
          <w:del w:id="8" w:author="Hanyu Liu" w:date="2022-12-20T21:25:00Z"/>
          <w:rFonts w:ascii="Times New Roman" w:hAnsi="Times New Roman" w:cs="Times New Roman"/>
        </w:rPr>
      </w:pPr>
    </w:p>
    <w:p w14:paraId="18E795A8" w14:textId="77777777" w:rsidR="00312323" w:rsidRPr="00F4229C" w:rsidRDefault="00312323" w:rsidP="00346E7B">
      <w:pPr>
        <w:spacing w:line="360" w:lineRule="auto"/>
        <w:rPr>
          <w:rFonts w:ascii="Times New Roman" w:hAnsi="Times New Roman" w:cs="Times New Roman"/>
          <w:rPrChange w:id="9" w:author="Hanyu Liu" w:date="2022-12-21T14:37:00Z">
            <w:rPr>
              <w:rFonts w:ascii="Times New Roman" w:hAnsi="Times New Roman" w:cs="Times New Roman"/>
              <w:lang w:val="sv-SE"/>
            </w:rPr>
          </w:rPrChange>
        </w:rPr>
      </w:pPr>
    </w:p>
    <w:p w14:paraId="4C58E2F9" w14:textId="77777777" w:rsidR="00312323" w:rsidRDefault="00312323" w:rsidP="00346E7B">
      <w:pPr>
        <w:spacing w:line="360" w:lineRule="auto"/>
        <w:rPr>
          <w:rFonts w:ascii="Times New Roman" w:hAnsi="Times New Roman" w:cs="Times New Roman"/>
        </w:rPr>
      </w:pPr>
    </w:p>
    <w:p w14:paraId="1B34202D" w14:textId="77777777" w:rsidR="00312323" w:rsidRDefault="00312323" w:rsidP="00346E7B">
      <w:pPr>
        <w:spacing w:line="360" w:lineRule="auto"/>
        <w:rPr>
          <w:rFonts w:ascii="Times New Roman" w:hAnsi="Times New Roman" w:cs="Times New Roman"/>
        </w:rPr>
      </w:pPr>
    </w:p>
    <w:p w14:paraId="0B927D33" w14:textId="77777777" w:rsidR="00312323" w:rsidRDefault="00312323" w:rsidP="00346E7B">
      <w:pPr>
        <w:spacing w:line="360" w:lineRule="auto"/>
        <w:rPr>
          <w:rFonts w:ascii="Times New Roman" w:hAnsi="Times New Roman" w:cs="Times New Roman"/>
        </w:rPr>
      </w:pPr>
    </w:p>
    <w:p w14:paraId="751EBCEC" w14:textId="37429854" w:rsidR="00312323" w:rsidRDefault="00312323">
      <w:pPr>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color w:val="auto"/>
          <w:sz w:val="22"/>
          <w:szCs w:val="22"/>
          <w:lang w:val="en-GB" w:eastAsia="zh-CN"/>
        </w:rPr>
        <w:id w:val="1001167276"/>
        <w:docPartObj>
          <w:docPartGallery w:val="Table of Contents"/>
          <w:docPartUnique/>
        </w:docPartObj>
      </w:sdtPr>
      <w:sdtContent>
        <w:p w14:paraId="047D22D3" w14:textId="0EDAFA4C" w:rsidR="002F137B" w:rsidRPr="002F137B" w:rsidRDefault="002F137B">
          <w:pPr>
            <w:pStyle w:val="TOCHeading"/>
            <w:rPr>
              <w:rFonts w:ascii="Times New Roman" w:hAnsi="Times New Roman" w:cs="Times New Roman"/>
              <w:color w:val="auto"/>
            </w:rPr>
          </w:pPr>
          <w:r w:rsidRPr="002F137B">
            <w:rPr>
              <w:rFonts w:ascii="Times New Roman" w:hAnsi="Times New Roman" w:cs="Times New Roman"/>
              <w:color w:val="auto"/>
            </w:rPr>
            <w:t>Contents</w:t>
          </w:r>
        </w:p>
        <w:p w14:paraId="26641BCC" w14:textId="27A0F1B3" w:rsidR="00FA1D75" w:rsidRDefault="00BF4151">
          <w:pPr>
            <w:pStyle w:val="TOC1"/>
            <w:tabs>
              <w:tab w:val="right" w:leader="dot" w:pos="9062"/>
            </w:tabs>
            <w:rPr>
              <w:noProof/>
            </w:rPr>
          </w:pPr>
          <w:r>
            <w:fldChar w:fldCharType="begin"/>
          </w:r>
          <w:r w:rsidR="002F137B">
            <w:instrText>TOC \o "1-3" \h \z \u</w:instrText>
          </w:r>
          <w:r>
            <w:fldChar w:fldCharType="separate"/>
          </w:r>
          <w:hyperlink w:anchor="_Toc128402404" w:history="1">
            <w:r w:rsidR="00FA1D75" w:rsidRPr="0098337E">
              <w:rPr>
                <w:rStyle w:val="Hyperlink"/>
                <w:rFonts w:ascii="Times New Roman" w:hAnsi="Times New Roman" w:cs="Times New Roman"/>
                <w:b/>
                <w:bCs/>
                <w:noProof/>
              </w:rPr>
              <w:t>1. Introduction</w:t>
            </w:r>
            <w:r w:rsidR="00FA1D75">
              <w:rPr>
                <w:noProof/>
                <w:webHidden/>
              </w:rPr>
              <w:tab/>
            </w:r>
            <w:r w:rsidR="00FA1D75">
              <w:rPr>
                <w:noProof/>
                <w:webHidden/>
              </w:rPr>
              <w:fldChar w:fldCharType="begin"/>
            </w:r>
            <w:r w:rsidR="00FA1D75">
              <w:rPr>
                <w:noProof/>
                <w:webHidden/>
              </w:rPr>
              <w:instrText xml:space="preserve"> PAGEREF _Toc128402404 \h </w:instrText>
            </w:r>
            <w:r w:rsidR="00FA1D75">
              <w:rPr>
                <w:noProof/>
                <w:webHidden/>
              </w:rPr>
            </w:r>
            <w:r w:rsidR="00FA1D75">
              <w:rPr>
                <w:noProof/>
                <w:webHidden/>
              </w:rPr>
              <w:fldChar w:fldCharType="separate"/>
            </w:r>
            <w:r w:rsidR="00FA1D75">
              <w:rPr>
                <w:noProof/>
                <w:webHidden/>
              </w:rPr>
              <w:t>4</w:t>
            </w:r>
            <w:r w:rsidR="00FA1D75">
              <w:rPr>
                <w:noProof/>
                <w:webHidden/>
              </w:rPr>
              <w:fldChar w:fldCharType="end"/>
            </w:r>
          </w:hyperlink>
        </w:p>
        <w:p w14:paraId="698B35C7" w14:textId="3AB441A4" w:rsidR="00FA1D75" w:rsidRDefault="00000000">
          <w:pPr>
            <w:pStyle w:val="TOC1"/>
            <w:tabs>
              <w:tab w:val="right" w:leader="dot" w:pos="9062"/>
            </w:tabs>
            <w:rPr>
              <w:noProof/>
            </w:rPr>
          </w:pPr>
          <w:hyperlink w:anchor="_Toc128402405" w:history="1">
            <w:r w:rsidR="00FA1D75" w:rsidRPr="0098337E">
              <w:rPr>
                <w:rStyle w:val="Hyperlink"/>
                <w:rFonts w:ascii="Times New Roman" w:hAnsi="Times New Roman" w:cs="Times New Roman"/>
                <w:b/>
                <w:bCs/>
                <w:noProof/>
              </w:rPr>
              <w:t>2. Implementation</w:t>
            </w:r>
            <w:r w:rsidR="00FA1D75">
              <w:rPr>
                <w:noProof/>
                <w:webHidden/>
              </w:rPr>
              <w:tab/>
            </w:r>
            <w:r w:rsidR="00FA1D75">
              <w:rPr>
                <w:noProof/>
                <w:webHidden/>
              </w:rPr>
              <w:fldChar w:fldCharType="begin"/>
            </w:r>
            <w:r w:rsidR="00FA1D75">
              <w:rPr>
                <w:noProof/>
                <w:webHidden/>
              </w:rPr>
              <w:instrText xml:space="preserve"> PAGEREF _Toc128402405 \h </w:instrText>
            </w:r>
            <w:r w:rsidR="00FA1D75">
              <w:rPr>
                <w:noProof/>
                <w:webHidden/>
              </w:rPr>
            </w:r>
            <w:r w:rsidR="00FA1D75">
              <w:rPr>
                <w:noProof/>
                <w:webHidden/>
              </w:rPr>
              <w:fldChar w:fldCharType="separate"/>
            </w:r>
            <w:r w:rsidR="00FA1D75">
              <w:rPr>
                <w:noProof/>
                <w:webHidden/>
              </w:rPr>
              <w:t>5</w:t>
            </w:r>
            <w:r w:rsidR="00FA1D75">
              <w:rPr>
                <w:noProof/>
                <w:webHidden/>
              </w:rPr>
              <w:fldChar w:fldCharType="end"/>
            </w:r>
          </w:hyperlink>
        </w:p>
        <w:p w14:paraId="1C9AF6E0" w14:textId="015B0A30" w:rsidR="00FA1D75" w:rsidRDefault="00000000">
          <w:pPr>
            <w:pStyle w:val="TOC2"/>
            <w:rPr>
              <w:noProof/>
            </w:rPr>
          </w:pPr>
          <w:hyperlink w:anchor="_Toc128402406" w:history="1">
            <w:r w:rsidR="00FA1D75" w:rsidRPr="0098337E">
              <w:rPr>
                <w:rStyle w:val="Hyperlink"/>
                <w:rFonts w:ascii="Times New Roman" w:hAnsi="Times New Roman" w:cs="Times New Roman"/>
                <w:b/>
                <w:bCs/>
                <w:noProof/>
              </w:rPr>
              <w:t>2.1 Fixed block diagram</w:t>
            </w:r>
            <w:r w:rsidR="00FA1D75">
              <w:rPr>
                <w:noProof/>
                <w:webHidden/>
              </w:rPr>
              <w:tab/>
            </w:r>
            <w:r w:rsidR="00FA1D75">
              <w:rPr>
                <w:noProof/>
                <w:webHidden/>
              </w:rPr>
              <w:fldChar w:fldCharType="begin"/>
            </w:r>
            <w:r w:rsidR="00FA1D75">
              <w:rPr>
                <w:noProof/>
                <w:webHidden/>
              </w:rPr>
              <w:instrText xml:space="preserve"> PAGEREF _Toc128402406 \h </w:instrText>
            </w:r>
            <w:r w:rsidR="00FA1D75">
              <w:rPr>
                <w:noProof/>
                <w:webHidden/>
              </w:rPr>
            </w:r>
            <w:r w:rsidR="00FA1D75">
              <w:rPr>
                <w:noProof/>
                <w:webHidden/>
              </w:rPr>
              <w:fldChar w:fldCharType="separate"/>
            </w:r>
            <w:r w:rsidR="00FA1D75">
              <w:rPr>
                <w:noProof/>
                <w:webHidden/>
              </w:rPr>
              <w:t>5</w:t>
            </w:r>
            <w:r w:rsidR="00FA1D75">
              <w:rPr>
                <w:noProof/>
                <w:webHidden/>
              </w:rPr>
              <w:fldChar w:fldCharType="end"/>
            </w:r>
          </w:hyperlink>
        </w:p>
        <w:p w14:paraId="7FFDB235" w14:textId="0A1DBC88" w:rsidR="00FA1D75" w:rsidRDefault="00000000">
          <w:pPr>
            <w:pStyle w:val="TOC2"/>
            <w:rPr>
              <w:noProof/>
            </w:rPr>
          </w:pPr>
          <w:hyperlink w:anchor="_Toc128402407" w:history="1">
            <w:r w:rsidR="00FA1D75" w:rsidRPr="0098337E">
              <w:rPr>
                <w:rStyle w:val="Hyperlink"/>
                <w:rFonts w:ascii="Times New Roman" w:hAnsi="Times New Roman" w:cs="Times New Roman"/>
                <w:b/>
                <w:bCs/>
                <w:noProof/>
              </w:rPr>
              <w:t>2.2 Fixed ASMD charts</w:t>
            </w:r>
            <w:r w:rsidR="00FA1D75">
              <w:rPr>
                <w:noProof/>
                <w:webHidden/>
              </w:rPr>
              <w:tab/>
            </w:r>
            <w:r w:rsidR="00FA1D75">
              <w:rPr>
                <w:noProof/>
                <w:webHidden/>
              </w:rPr>
              <w:fldChar w:fldCharType="begin"/>
            </w:r>
            <w:r w:rsidR="00FA1D75">
              <w:rPr>
                <w:noProof/>
                <w:webHidden/>
              </w:rPr>
              <w:instrText xml:space="preserve"> PAGEREF _Toc128402407 \h </w:instrText>
            </w:r>
            <w:r w:rsidR="00FA1D75">
              <w:rPr>
                <w:noProof/>
                <w:webHidden/>
              </w:rPr>
            </w:r>
            <w:r w:rsidR="00FA1D75">
              <w:rPr>
                <w:noProof/>
                <w:webHidden/>
              </w:rPr>
              <w:fldChar w:fldCharType="separate"/>
            </w:r>
            <w:r w:rsidR="00FA1D75">
              <w:rPr>
                <w:noProof/>
                <w:webHidden/>
              </w:rPr>
              <w:t>6</w:t>
            </w:r>
            <w:r w:rsidR="00FA1D75">
              <w:rPr>
                <w:noProof/>
                <w:webHidden/>
              </w:rPr>
              <w:fldChar w:fldCharType="end"/>
            </w:r>
          </w:hyperlink>
        </w:p>
        <w:p w14:paraId="42AA9C5B" w14:textId="0A58D717" w:rsidR="00FA1D75" w:rsidRDefault="00000000">
          <w:pPr>
            <w:pStyle w:val="TOC3"/>
            <w:tabs>
              <w:tab w:val="right" w:leader="dot" w:pos="9062"/>
            </w:tabs>
            <w:rPr>
              <w:noProof/>
            </w:rPr>
          </w:pPr>
          <w:hyperlink w:anchor="_Toc128402408" w:history="1">
            <w:r w:rsidR="00FA1D75" w:rsidRPr="0098337E">
              <w:rPr>
                <w:rStyle w:val="Hyperlink"/>
                <w:rFonts w:ascii="Times New Roman" w:hAnsi="Times New Roman" w:cs="Times New Roman"/>
                <w:b/>
                <w:bCs/>
                <w:noProof/>
              </w:rPr>
              <w:t>2.2.1 Controller</w:t>
            </w:r>
            <w:r w:rsidR="00FA1D75">
              <w:rPr>
                <w:noProof/>
                <w:webHidden/>
              </w:rPr>
              <w:tab/>
            </w:r>
            <w:r w:rsidR="00FA1D75">
              <w:rPr>
                <w:noProof/>
                <w:webHidden/>
              </w:rPr>
              <w:fldChar w:fldCharType="begin"/>
            </w:r>
            <w:r w:rsidR="00FA1D75">
              <w:rPr>
                <w:noProof/>
                <w:webHidden/>
              </w:rPr>
              <w:instrText xml:space="preserve"> PAGEREF _Toc128402408 \h </w:instrText>
            </w:r>
            <w:r w:rsidR="00FA1D75">
              <w:rPr>
                <w:noProof/>
                <w:webHidden/>
              </w:rPr>
            </w:r>
            <w:r w:rsidR="00FA1D75">
              <w:rPr>
                <w:noProof/>
                <w:webHidden/>
              </w:rPr>
              <w:fldChar w:fldCharType="separate"/>
            </w:r>
            <w:r w:rsidR="00FA1D75">
              <w:rPr>
                <w:noProof/>
                <w:webHidden/>
              </w:rPr>
              <w:t>6</w:t>
            </w:r>
            <w:r w:rsidR="00FA1D75">
              <w:rPr>
                <w:noProof/>
                <w:webHidden/>
              </w:rPr>
              <w:fldChar w:fldCharType="end"/>
            </w:r>
          </w:hyperlink>
        </w:p>
        <w:p w14:paraId="263D27B3" w14:textId="5E08E1DC" w:rsidR="00FA1D75" w:rsidRDefault="00000000">
          <w:pPr>
            <w:pStyle w:val="TOC3"/>
            <w:tabs>
              <w:tab w:val="right" w:leader="dot" w:pos="9062"/>
            </w:tabs>
            <w:rPr>
              <w:noProof/>
            </w:rPr>
          </w:pPr>
          <w:hyperlink w:anchor="_Toc128402409" w:history="1">
            <w:r w:rsidR="00FA1D75" w:rsidRPr="0098337E">
              <w:rPr>
                <w:rStyle w:val="Hyperlink"/>
                <w:rFonts w:ascii="Times New Roman" w:hAnsi="Times New Roman" w:cs="Times New Roman"/>
                <w:b/>
                <w:bCs/>
                <w:noProof/>
              </w:rPr>
              <w:t>2.2.2 Load coefficient</w:t>
            </w:r>
            <w:r w:rsidR="00FA1D75">
              <w:rPr>
                <w:noProof/>
                <w:webHidden/>
              </w:rPr>
              <w:tab/>
            </w:r>
            <w:r w:rsidR="00FA1D75">
              <w:rPr>
                <w:noProof/>
                <w:webHidden/>
              </w:rPr>
              <w:fldChar w:fldCharType="begin"/>
            </w:r>
            <w:r w:rsidR="00FA1D75">
              <w:rPr>
                <w:noProof/>
                <w:webHidden/>
              </w:rPr>
              <w:instrText xml:space="preserve"> PAGEREF _Toc128402409 \h </w:instrText>
            </w:r>
            <w:r w:rsidR="00FA1D75">
              <w:rPr>
                <w:noProof/>
                <w:webHidden/>
              </w:rPr>
            </w:r>
            <w:r w:rsidR="00FA1D75">
              <w:rPr>
                <w:noProof/>
                <w:webHidden/>
              </w:rPr>
              <w:fldChar w:fldCharType="separate"/>
            </w:r>
            <w:r w:rsidR="00FA1D75">
              <w:rPr>
                <w:noProof/>
                <w:webHidden/>
              </w:rPr>
              <w:t>8</w:t>
            </w:r>
            <w:r w:rsidR="00FA1D75">
              <w:rPr>
                <w:noProof/>
                <w:webHidden/>
              </w:rPr>
              <w:fldChar w:fldCharType="end"/>
            </w:r>
          </w:hyperlink>
        </w:p>
        <w:p w14:paraId="1328D34C" w14:textId="29EE347F" w:rsidR="00FA1D75" w:rsidRDefault="00000000">
          <w:pPr>
            <w:pStyle w:val="TOC3"/>
            <w:tabs>
              <w:tab w:val="right" w:leader="dot" w:pos="9062"/>
            </w:tabs>
            <w:rPr>
              <w:noProof/>
            </w:rPr>
          </w:pPr>
          <w:hyperlink w:anchor="_Toc128402410" w:history="1">
            <w:r w:rsidR="00FA1D75" w:rsidRPr="0098337E">
              <w:rPr>
                <w:rStyle w:val="Hyperlink"/>
                <w:rFonts w:ascii="Times New Roman" w:hAnsi="Times New Roman" w:cs="Times New Roman"/>
                <w:b/>
                <w:bCs/>
                <w:noProof/>
              </w:rPr>
              <w:t>2.2.3 Load input</w:t>
            </w:r>
            <w:r w:rsidR="00FA1D75">
              <w:rPr>
                <w:noProof/>
                <w:webHidden/>
              </w:rPr>
              <w:tab/>
            </w:r>
            <w:r w:rsidR="00FA1D75">
              <w:rPr>
                <w:noProof/>
                <w:webHidden/>
              </w:rPr>
              <w:fldChar w:fldCharType="begin"/>
            </w:r>
            <w:r w:rsidR="00FA1D75">
              <w:rPr>
                <w:noProof/>
                <w:webHidden/>
              </w:rPr>
              <w:instrText xml:space="preserve"> PAGEREF _Toc128402410 \h </w:instrText>
            </w:r>
            <w:r w:rsidR="00FA1D75">
              <w:rPr>
                <w:noProof/>
                <w:webHidden/>
              </w:rPr>
            </w:r>
            <w:r w:rsidR="00FA1D75">
              <w:rPr>
                <w:noProof/>
                <w:webHidden/>
              </w:rPr>
              <w:fldChar w:fldCharType="separate"/>
            </w:r>
            <w:r w:rsidR="00FA1D75">
              <w:rPr>
                <w:noProof/>
                <w:webHidden/>
              </w:rPr>
              <w:t>9</w:t>
            </w:r>
            <w:r w:rsidR="00FA1D75">
              <w:rPr>
                <w:noProof/>
                <w:webHidden/>
              </w:rPr>
              <w:fldChar w:fldCharType="end"/>
            </w:r>
          </w:hyperlink>
        </w:p>
        <w:p w14:paraId="203ED936" w14:textId="19A6529A" w:rsidR="00FA1D75" w:rsidRDefault="00000000">
          <w:pPr>
            <w:pStyle w:val="TOC1"/>
            <w:tabs>
              <w:tab w:val="right" w:leader="dot" w:pos="9062"/>
            </w:tabs>
            <w:rPr>
              <w:noProof/>
            </w:rPr>
          </w:pPr>
          <w:hyperlink w:anchor="_Toc128402411" w:history="1">
            <w:r w:rsidR="00FA1D75" w:rsidRPr="0098337E">
              <w:rPr>
                <w:rStyle w:val="Hyperlink"/>
                <w:rFonts w:ascii="Times New Roman" w:hAnsi="Times New Roman" w:cs="Times New Roman"/>
                <w:b/>
                <w:bCs/>
                <w:noProof/>
              </w:rPr>
              <w:t>3. Verification</w:t>
            </w:r>
            <w:r w:rsidR="00FA1D75">
              <w:rPr>
                <w:noProof/>
                <w:webHidden/>
              </w:rPr>
              <w:tab/>
            </w:r>
            <w:r w:rsidR="00FA1D75">
              <w:rPr>
                <w:noProof/>
                <w:webHidden/>
              </w:rPr>
              <w:fldChar w:fldCharType="begin"/>
            </w:r>
            <w:r w:rsidR="00FA1D75">
              <w:rPr>
                <w:noProof/>
                <w:webHidden/>
              </w:rPr>
              <w:instrText xml:space="preserve"> PAGEREF _Toc128402411 \h </w:instrText>
            </w:r>
            <w:r w:rsidR="00FA1D75">
              <w:rPr>
                <w:noProof/>
                <w:webHidden/>
              </w:rPr>
            </w:r>
            <w:r w:rsidR="00FA1D75">
              <w:rPr>
                <w:noProof/>
                <w:webHidden/>
              </w:rPr>
              <w:fldChar w:fldCharType="separate"/>
            </w:r>
            <w:r w:rsidR="00FA1D75">
              <w:rPr>
                <w:noProof/>
                <w:webHidden/>
              </w:rPr>
              <w:t>11</w:t>
            </w:r>
            <w:r w:rsidR="00FA1D75">
              <w:rPr>
                <w:noProof/>
                <w:webHidden/>
              </w:rPr>
              <w:fldChar w:fldCharType="end"/>
            </w:r>
          </w:hyperlink>
        </w:p>
        <w:p w14:paraId="261FB4DA" w14:textId="534D0DE5" w:rsidR="00FA1D75" w:rsidRDefault="00000000">
          <w:pPr>
            <w:pStyle w:val="TOC1"/>
            <w:tabs>
              <w:tab w:val="right" w:leader="dot" w:pos="9062"/>
            </w:tabs>
            <w:rPr>
              <w:noProof/>
            </w:rPr>
          </w:pPr>
          <w:hyperlink w:anchor="_Toc128402412" w:history="1">
            <w:r w:rsidR="00FA1D75" w:rsidRPr="0098337E">
              <w:rPr>
                <w:rStyle w:val="Hyperlink"/>
                <w:rFonts w:ascii="Times New Roman" w:hAnsi="Times New Roman" w:cs="Times New Roman"/>
                <w:b/>
                <w:bCs/>
                <w:noProof/>
              </w:rPr>
              <w:t>4. Appendix</w:t>
            </w:r>
            <w:r w:rsidR="00FA1D75">
              <w:rPr>
                <w:noProof/>
                <w:webHidden/>
              </w:rPr>
              <w:tab/>
            </w:r>
            <w:r w:rsidR="00FA1D75">
              <w:rPr>
                <w:noProof/>
                <w:webHidden/>
              </w:rPr>
              <w:fldChar w:fldCharType="begin"/>
            </w:r>
            <w:r w:rsidR="00FA1D75">
              <w:rPr>
                <w:noProof/>
                <w:webHidden/>
              </w:rPr>
              <w:instrText xml:space="preserve"> PAGEREF _Toc128402412 \h </w:instrText>
            </w:r>
            <w:r w:rsidR="00FA1D75">
              <w:rPr>
                <w:noProof/>
                <w:webHidden/>
              </w:rPr>
            </w:r>
            <w:r w:rsidR="00FA1D75">
              <w:rPr>
                <w:noProof/>
                <w:webHidden/>
              </w:rPr>
              <w:fldChar w:fldCharType="separate"/>
            </w:r>
            <w:r w:rsidR="00FA1D75">
              <w:rPr>
                <w:noProof/>
                <w:webHidden/>
              </w:rPr>
              <w:t>15</w:t>
            </w:r>
            <w:r w:rsidR="00FA1D75">
              <w:rPr>
                <w:noProof/>
                <w:webHidden/>
              </w:rPr>
              <w:fldChar w:fldCharType="end"/>
            </w:r>
          </w:hyperlink>
        </w:p>
        <w:p w14:paraId="2969C692" w14:textId="351A8E37" w:rsidR="00FA1D75" w:rsidRDefault="00000000">
          <w:pPr>
            <w:pStyle w:val="TOC2"/>
            <w:rPr>
              <w:noProof/>
            </w:rPr>
          </w:pPr>
          <w:hyperlink w:anchor="_Toc128402413" w:history="1">
            <w:r w:rsidR="00FA1D75" w:rsidRPr="0098337E">
              <w:rPr>
                <w:rStyle w:val="Hyperlink"/>
                <w:rFonts w:ascii="Times New Roman" w:hAnsi="Times New Roman" w:cs="Times New Roman"/>
                <w:b/>
                <w:bCs/>
                <w:noProof/>
              </w:rPr>
              <w:t>4.1 VHDL code for controller</w:t>
            </w:r>
            <w:r w:rsidR="00FA1D75">
              <w:rPr>
                <w:noProof/>
                <w:webHidden/>
              </w:rPr>
              <w:tab/>
            </w:r>
            <w:r w:rsidR="00FA1D75">
              <w:rPr>
                <w:noProof/>
                <w:webHidden/>
              </w:rPr>
              <w:fldChar w:fldCharType="begin"/>
            </w:r>
            <w:r w:rsidR="00FA1D75">
              <w:rPr>
                <w:noProof/>
                <w:webHidden/>
              </w:rPr>
              <w:instrText xml:space="preserve"> PAGEREF _Toc128402413 \h </w:instrText>
            </w:r>
            <w:r w:rsidR="00FA1D75">
              <w:rPr>
                <w:noProof/>
                <w:webHidden/>
              </w:rPr>
            </w:r>
            <w:r w:rsidR="00FA1D75">
              <w:rPr>
                <w:noProof/>
                <w:webHidden/>
              </w:rPr>
              <w:fldChar w:fldCharType="separate"/>
            </w:r>
            <w:r w:rsidR="00FA1D75">
              <w:rPr>
                <w:noProof/>
                <w:webHidden/>
              </w:rPr>
              <w:t>15</w:t>
            </w:r>
            <w:r w:rsidR="00FA1D75">
              <w:rPr>
                <w:noProof/>
                <w:webHidden/>
              </w:rPr>
              <w:fldChar w:fldCharType="end"/>
            </w:r>
          </w:hyperlink>
        </w:p>
        <w:p w14:paraId="59F38B6E" w14:textId="7A32E6EE" w:rsidR="00FA1D75" w:rsidRDefault="00000000">
          <w:pPr>
            <w:pStyle w:val="TOC2"/>
            <w:rPr>
              <w:noProof/>
            </w:rPr>
          </w:pPr>
          <w:hyperlink w:anchor="_Toc128402414" w:history="1">
            <w:r w:rsidR="00FA1D75" w:rsidRPr="0098337E">
              <w:rPr>
                <w:rStyle w:val="Hyperlink"/>
                <w:rFonts w:ascii="Times New Roman" w:hAnsi="Times New Roman" w:cs="Times New Roman"/>
                <w:b/>
                <w:bCs/>
                <w:noProof/>
              </w:rPr>
              <w:t>4.2 VHDL code for load_coeff</w:t>
            </w:r>
            <w:r w:rsidR="00FA1D75">
              <w:rPr>
                <w:noProof/>
                <w:webHidden/>
              </w:rPr>
              <w:tab/>
            </w:r>
            <w:r w:rsidR="00FA1D75">
              <w:rPr>
                <w:noProof/>
                <w:webHidden/>
              </w:rPr>
              <w:fldChar w:fldCharType="begin"/>
            </w:r>
            <w:r w:rsidR="00FA1D75">
              <w:rPr>
                <w:noProof/>
                <w:webHidden/>
              </w:rPr>
              <w:instrText xml:space="preserve"> PAGEREF _Toc128402414 \h </w:instrText>
            </w:r>
            <w:r w:rsidR="00FA1D75">
              <w:rPr>
                <w:noProof/>
                <w:webHidden/>
              </w:rPr>
            </w:r>
            <w:r w:rsidR="00FA1D75">
              <w:rPr>
                <w:noProof/>
                <w:webHidden/>
              </w:rPr>
              <w:fldChar w:fldCharType="separate"/>
            </w:r>
            <w:r w:rsidR="00FA1D75">
              <w:rPr>
                <w:noProof/>
                <w:webHidden/>
              </w:rPr>
              <w:t>18</w:t>
            </w:r>
            <w:r w:rsidR="00FA1D75">
              <w:rPr>
                <w:noProof/>
                <w:webHidden/>
              </w:rPr>
              <w:fldChar w:fldCharType="end"/>
            </w:r>
          </w:hyperlink>
        </w:p>
        <w:p w14:paraId="6F38E43C" w14:textId="6AD4F63D" w:rsidR="00FA1D75" w:rsidRDefault="00000000">
          <w:pPr>
            <w:pStyle w:val="TOC2"/>
            <w:rPr>
              <w:noProof/>
            </w:rPr>
          </w:pPr>
          <w:hyperlink w:anchor="_Toc128402415" w:history="1">
            <w:r w:rsidR="00FA1D75" w:rsidRPr="0098337E">
              <w:rPr>
                <w:rStyle w:val="Hyperlink"/>
                <w:rFonts w:ascii="Times New Roman" w:hAnsi="Times New Roman" w:cs="Times New Roman"/>
                <w:b/>
                <w:bCs/>
                <w:noProof/>
              </w:rPr>
              <w:t>4.3 VHDL code for load_input</w:t>
            </w:r>
            <w:r w:rsidR="00FA1D75">
              <w:rPr>
                <w:noProof/>
                <w:webHidden/>
              </w:rPr>
              <w:tab/>
            </w:r>
            <w:r w:rsidR="00FA1D75">
              <w:rPr>
                <w:noProof/>
                <w:webHidden/>
              </w:rPr>
              <w:fldChar w:fldCharType="begin"/>
            </w:r>
            <w:r w:rsidR="00FA1D75">
              <w:rPr>
                <w:noProof/>
                <w:webHidden/>
              </w:rPr>
              <w:instrText xml:space="preserve"> PAGEREF _Toc128402415 \h </w:instrText>
            </w:r>
            <w:r w:rsidR="00FA1D75">
              <w:rPr>
                <w:noProof/>
                <w:webHidden/>
              </w:rPr>
            </w:r>
            <w:r w:rsidR="00FA1D75">
              <w:rPr>
                <w:noProof/>
                <w:webHidden/>
              </w:rPr>
              <w:fldChar w:fldCharType="separate"/>
            </w:r>
            <w:r w:rsidR="00FA1D75">
              <w:rPr>
                <w:noProof/>
                <w:webHidden/>
              </w:rPr>
              <w:t>21</w:t>
            </w:r>
            <w:r w:rsidR="00FA1D75">
              <w:rPr>
                <w:noProof/>
                <w:webHidden/>
              </w:rPr>
              <w:fldChar w:fldCharType="end"/>
            </w:r>
          </w:hyperlink>
        </w:p>
        <w:p w14:paraId="7498B380" w14:textId="008C652B" w:rsidR="00FA1D75" w:rsidRDefault="00000000">
          <w:pPr>
            <w:pStyle w:val="TOC2"/>
            <w:rPr>
              <w:noProof/>
            </w:rPr>
          </w:pPr>
          <w:hyperlink w:anchor="_Toc128402416" w:history="1">
            <w:r w:rsidR="00FA1D75" w:rsidRPr="0098337E">
              <w:rPr>
                <w:rStyle w:val="Hyperlink"/>
                <w:rFonts w:ascii="Times New Roman" w:hAnsi="Times New Roman" w:cs="Times New Roman"/>
                <w:b/>
                <w:bCs/>
                <w:noProof/>
              </w:rPr>
              <w:t>4.4 VHDL code for multiply</w:t>
            </w:r>
            <w:r w:rsidR="00FA1D75">
              <w:rPr>
                <w:noProof/>
                <w:webHidden/>
              </w:rPr>
              <w:tab/>
            </w:r>
            <w:r w:rsidR="00FA1D75">
              <w:rPr>
                <w:noProof/>
                <w:webHidden/>
              </w:rPr>
              <w:fldChar w:fldCharType="begin"/>
            </w:r>
            <w:r w:rsidR="00FA1D75">
              <w:rPr>
                <w:noProof/>
                <w:webHidden/>
              </w:rPr>
              <w:instrText xml:space="preserve"> PAGEREF _Toc128402416 \h </w:instrText>
            </w:r>
            <w:r w:rsidR="00FA1D75">
              <w:rPr>
                <w:noProof/>
                <w:webHidden/>
              </w:rPr>
            </w:r>
            <w:r w:rsidR="00FA1D75">
              <w:rPr>
                <w:noProof/>
                <w:webHidden/>
              </w:rPr>
              <w:fldChar w:fldCharType="separate"/>
            </w:r>
            <w:r w:rsidR="00FA1D75">
              <w:rPr>
                <w:noProof/>
                <w:webHidden/>
              </w:rPr>
              <w:t>27</w:t>
            </w:r>
            <w:r w:rsidR="00FA1D75">
              <w:rPr>
                <w:noProof/>
                <w:webHidden/>
              </w:rPr>
              <w:fldChar w:fldCharType="end"/>
            </w:r>
          </w:hyperlink>
        </w:p>
        <w:p w14:paraId="212B304F" w14:textId="6727A001" w:rsidR="00FA1D75" w:rsidRDefault="00000000">
          <w:pPr>
            <w:pStyle w:val="TOC2"/>
            <w:rPr>
              <w:noProof/>
            </w:rPr>
          </w:pPr>
          <w:hyperlink w:anchor="_Toc128402417" w:history="1">
            <w:r w:rsidR="00FA1D75" w:rsidRPr="0098337E">
              <w:rPr>
                <w:rStyle w:val="Hyperlink"/>
                <w:rFonts w:ascii="Times New Roman" w:hAnsi="Times New Roman" w:cs="Times New Roman"/>
                <w:b/>
                <w:bCs/>
                <w:noProof/>
              </w:rPr>
              <w:t>4.5 VHDL code for store</w:t>
            </w:r>
            <w:r w:rsidR="00FA1D75">
              <w:rPr>
                <w:noProof/>
                <w:webHidden/>
              </w:rPr>
              <w:tab/>
            </w:r>
            <w:r w:rsidR="00FA1D75">
              <w:rPr>
                <w:noProof/>
                <w:webHidden/>
              </w:rPr>
              <w:fldChar w:fldCharType="begin"/>
            </w:r>
            <w:r w:rsidR="00FA1D75">
              <w:rPr>
                <w:noProof/>
                <w:webHidden/>
              </w:rPr>
              <w:instrText xml:space="preserve"> PAGEREF _Toc128402417 \h </w:instrText>
            </w:r>
            <w:r w:rsidR="00FA1D75">
              <w:rPr>
                <w:noProof/>
                <w:webHidden/>
              </w:rPr>
            </w:r>
            <w:r w:rsidR="00FA1D75">
              <w:rPr>
                <w:noProof/>
                <w:webHidden/>
              </w:rPr>
              <w:fldChar w:fldCharType="separate"/>
            </w:r>
            <w:r w:rsidR="00FA1D75">
              <w:rPr>
                <w:noProof/>
                <w:webHidden/>
              </w:rPr>
              <w:t>32</w:t>
            </w:r>
            <w:r w:rsidR="00FA1D75">
              <w:rPr>
                <w:noProof/>
                <w:webHidden/>
              </w:rPr>
              <w:fldChar w:fldCharType="end"/>
            </w:r>
          </w:hyperlink>
        </w:p>
        <w:p w14:paraId="10E91574" w14:textId="310D8C4F" w:rsidR="00FA1D75" w:rsidRDefault="00000000">
          <w:pPr>
            <w:pStyle w:val="TOC2"/>
            <w:rPr>
              <w:noProof/>
            </w:rPr>
          </w:pPr>
          <w:hyperlink w:anchor="_Toc128402418" w:history="1">
            <w:r w:rsidR="00FA1D75" w:rsidRPr="0098337E">
              <w:rPr>
                <w:rStyle w:val="Hyperlink"/>
                <w:rFonts w:ascii="Times New Roman" w:hAnsi="Times New Roman" w:cs="Times New Roman"/>
                <w:b/>
                <w:bCs/>
                <w:noProof/>
              </w:rPr>
              <w:t>4.6 VHDL code for max</w:t>
            </w:r>
            <w:r w:rsidR="00FA1D75">
              <w:rPr>
                <w:noProof/>
                <w:webHidden/>
              </w:rPr>
              <w:tab/>
            </w:r>
            <w:r w:rsidR="00FA1D75">
              <w:rPr>
                <w:noProof/>
                <w:webHidden/>
              </w:rPr>
              <w:fldChar w:fldCharType="begin"/>
            </w:r>
            <w:r w:rsidR="00FA1D75">
              <w:rPr>
                <w:noProof/>
                <w:webHidden/>
              </w:rPr>
              <w:instrText xml:space="preserve"> PAGEREF _Toc128402418 \h </w:instrText>
            </w:r>
            <w:r w:rsidR="00FA1D75">
              <w:rPr>
                <w:noProof/>
                <w:webHidden/>
              </w:rPr>
            </w:r>
            <w:r w:rsidR="00FA1D75">
              <w:rPr>
                <w:noProof/>
                <w:webHidden/>
              </w:rPr>
              <w:fldChar w:fldCharType="separate"/>
            </w:r>
            <w:r w:rsidR="00FA1D75">
              <w:rPr>
                <w:noProof/>
                <w:webHidden/>
              </w:rPr>
              <w:t>34</w:t>
            </w:r>
            <w:r w:rsidR="00FA1D75">
              <w:rPr>
                <w:noProof/>
                <w:webHidden/>
              </w:rPr>
              <w:fldChar w:fldCharType="end"/>
            </w:r>
          </w:hyperlink>
        </w:p>
        <w:p w14:paraId="58E8B2F2" w14:textId="4E4DC71C" w:rsidR="00FA1D75" w:rsidRDefault="00000000">
          <w:pPr>
            <w:pStyle w:val="TOC2"/>
            <w:rPr>
              <w:noProof/>
            </w:rPr>
          </w:pPr>
          <w:hyperlink w:anchor="_Toc128402419" w:history="1">
            <w:r w:rsidR="00FA1D75" w:rsidRPr="0098337E">
              <w:rPr>
                <w:rStyle w:val="Hyperlink"/>
                <w:rFonts w:ascii="Times New Roman" w:hAnsi="Times New Roman" w:cs="Times New Roman"/>
                <w:b/>
                <w:bCs/>
                <w:noProof/>
              </w:rPr>
              <w:t>4.7 VHDL code for top</w:t>
            </w:r>
            <w:r w:rsidR="00FA1D75">
              <w:rPr>
                <w:noProof/>
                <w:webHidden/>
              </w:rPr>
              <w:tab/>
            </w:r>
            <w:r w:rsidR="00FA1D75">
              <w:rPr>
                <w:noProof/>
                <w:webHidden/>
              </w:rPr>
              <w:fldChar w:fldCharType="begin"/>
            </w:r>
            <w:r w:rsidR="00FA1D75">
              <w:rPr>
                <w:noProof/>
                <w:webHidden/>
              </w:rPr>
              <w:instrText xml:space="preserve"> PAGEREF _Toc128402419 \h </w:instrText>
            </w:r>
            <w:r w:rsidR="00FA1D75">
              <w:rPr>
                <w:noProof/>
                <w:webHidden/>
              </w:rPr>
            </w:r>
            <w:r w:rsidR="00FA1D75">
              <w:rPr>
                <w:noProof/>
                <w:webHidden/>
              </w:rPr>
              <w:fldChar w:fldCharType="separate"/>
            </w:r>
            <w:r w:rsidR="00FA1D75">
              <w:rPr>
                <w:noProof/>
                <w:webHidden/>
              </w:rPr>
              <w:t>36</w:t>
            </w:r>
            <w:r w:rsidR="00FA1D75">
              <w:rPr>
                <w:noProof/>
                <w:webHidden/>
              </w:rPr>
              <w:fldChar w:fldCharType="end"/>
            </w:r>
          </w:hyperlink>
        </w:p>
        <w:p w14:paraId="1D26B871" w14:textId="7225C368" w:rsidR="00BF4151" w:rsidRDefault="00BF4151">
          <w:pPr>
            <w:pStyle w:val="TOC2"/>
            <w:rPr>
              <w:rStyle w:val="Hyperlink"/>
              <w:noProof/>
            </w:rPr>
          </w:pPr>
          <w:r>
            <w:fldChar w:fldCharType="end"/>
          </w:r>
        </w:p>
      </w:sdtContent>
    </w:sdt>
    <w:p w14:paraId="4FADBE56" w14:textId="717E7C52" w:rsidR="002F137B" w:rsidRDefault="002F137B"/>
    <w:p w14:paraId="079B2E2B" w14:textId="77777777" w:rsidR="002F137B" w:rsidRDefault="002F137B" w:rsidP="00346E7B">
      <w:pPr>
        <w:spacing w:line="360" w:lineRule="auto"/>
        <w:rPr>
          <w:rFonts w:ascii="Times New Roman" w:hAnsi="Times New Roman" w:cs="Times New Roman"/>
        </w:rPr>
      </w:pPr>
    </w:p>
    <w:p w14:paraId="7EA65C60" w14:textId="4F32CE41" w:rsidR="00346E7B" w:rsidRDefault="00346E7B" w:rsidP="00346E7B">
      <w:pPr>
        <w:spacing w:line="360" w:lineRule="auto"/>
        <w:rPr>
          <w:rFonts w:ascii="Times New Roman" w:hAnsi="Times New Roman" w:cs="Times New Roman"/>
        </w:rPr>
      </w:pPr>
    </w:p>
    <w:p w14:paraId="6B1F655C" w14:textId="2E805AC8" w:rsidR="00346E7B" w:rsidRDefault="00346E7B">
      <w:pPr>
        <w:rPr>
          <w:rFonts w:ascii="Times New Roman" w:hAnsi="Times New Roman" w:cs="Times New Roman"/>
        </w:rPr>
      </w:pPr>
      <w:r>
        <w:rPr>
          <w:rFonts w:ascii="Times New Roman" w:hAnsi="Times New Roman" w:cs="Times New Roman"/>
        </w:rPr>
        <w:br w:type="page"/>
      </w:r>
    </w:p>
    <w:p w14:paraId="0D2774EA" w14:textId="6233375B" w:rsidR="00346E7B" w:rsidRPr="00AC1ABA" w:rsidRDefault="00346E7B" w:rsidP="001F2CC2">
      <w:pPr>
        <w:spacing w:line="360" w:lineRule="auto"/>
        <w:outlineLvl w:val="0"/>
        <w:rPr>
          <w:rFonts w:ascii="Times New Roman" w:hAnsi="Times New Roman" w:cs="Times New Roman"/>
          <w:b/>
          <w:bCs/>
          <w:sz w:val="28"/>
          <w:szCs w:val="28"/>
        </w:rPr>
      </w:pPr>
      <w:bookmarkStart w:id="10" w:name="_Toc128402404"/>
      <w:r w:rsidRPr="00AC1ABA">
        <w:rPr>
          <w:rFonts w:ascii="Times New Roman" w:hAnsi="Times New Roman" w:cs="Times New Roman"/>
          <w:b/>
          <w:bCs/>
          <w:sz w:val="28"/>
          <w:szCs w:val="28"/>
        </w:rPr>
        <w:lastRenderedPageBreak/>
        <w:t>1. Introduction</w:t>
      </w:r>
      <w:bookmarkEnd w:id="10"/>
      <w:r w:rsidRPr="00AC1ABA">
        <w:rPr>
          <w:rFonts w:ascii="Times New Roman" w:hAnsi="Times New Roman" w:cs="Times New Roman"/>
          <w:b/>
          <w:bCs/>
          <w:sz w:val="28"/>
          <w:szCs w:val="28"/>
        </w:rPr>
        <w:t xml:space="preserve"> </w:t>
      </w:r>
    </w:p>
    <w:p w14:paraId="143A12FE" w14:textId="0D91F398" w:rsidR="00E50FF4" w:rsidRDefault="00E50FF4" w:rsidP="00346E7B">
      <w:pPr>
        <w:spacing w:line="360" w:lineRule="auto"/>
        <w:rPr>
          <w:rFonts w:ascii="Times New Roman" w:hAnsi="Times New Roman" w:cs="Times New Roman"/>
        </w:rPr>
      </w:pPr>
      <w:r w:rsidRPr="00E50FF4">
        <w:rPr>
          <w:rFonts w:ascii="Times New Roman" w:hAnsi="Times New Roman" w:cs="Times New Roman"/>
        </w:rPr>
        <w:t xml:space="preserve">The </w:t>
      </w:r>
      <w:del w:id="11" w:author="Hanyu Liu" w:date="2022-12-22T14:10:00Z">
        <w:r w:rsidRPr="00E50FF4" w:rsidDel="00FA3129">
          <w:rPr>
            <w:rFonts w:ascii="Times New Roman" w:hAnsi="Times New Roman" w:cs="Times New Roman"/>
          </w:rPr>
          <w:delText>aim of the project i</w:delText>
        </w:r>
      </w:del>
      <w:ins w:id="12" w:author="Hanyu Liu" w:date="2022-12-22T14:10:00Z">
        <w:r w:rsidR="00FA3129">
          <w:rPr>
            <w:rFonts w:ascii="Times New Roman" w:hAnsi="Times New Roman" w:cs="Times New Roman"/>
          </w:rPr>
          <w:t>project aim</w:t>
        </w:r>
      </w:ins>
      <w:r w:rsidRPr="00E50FF4">
        <w:rPr>
          <w:rFonts w:ascii="Times New Roman" w:hAnsi="Times New Roman" w:cs="Times New Roman"/>
        </w:rPr>
        <w:t xml:space="preserve">s to </w:t>
      </w:r>
      <w:r w:rsidR="00B50AF1">
        <w:rPr>
          <w:rFonts w:ascii="Times New Roman" w:hAnsi="Times New Roman" w:cs="Times New Roman"/>
        </w:rPr>
        <w:t>verify</w:t>
      </w:r>
      <w:r w:rsidRPr="00E50FF4">
        <w:rPr>
          <w:rFonts w:ascii="Times New Roman" w:hAnsi="Times New Roman" w:cs="Times New Roman"/>
        </w:rPr>
        <w:t xml:space="preserve"> </w:t>
      </w:r>
      <w:r w:rsidR="00B50AF1">
        <w:rPr>
          <w:rFonts w:ascii="Times New Roman" w:hAnsi="Times New Roman" w:cs="Times New Roman"/>
        </w:rPr>
        <w:t>the</w:t>
      </w:r>
      <w:r w:rsidRPr="00E50FF4">
        <w:rPr>
          <w:rFonts w:ascii="Times New Roman" w:hAnsi="Times New Roman" w:cs="Times New Roman"/>
        </w:rPr>
        <w:t xml:space="preserve"> </w:t>
      </w:r>
      <w:r w:rsidR="00E43FB9">
        <w:rPr>
          <w:rFonts w:ascii="Times New Roman" w:hAnsi="Times New Roman" w:cs="Times New Roman"/>
        </w:rPr>
        <w:t xml:space="preserve">IC project 1 </w:t>
      </w:r>
      <w:r w:rsidRPr="00E50FF4">
        <w:rPr>
          <w:rFonts w:ascii="Times New Roman" w:hAnsi="Times New Roman" w:cs="Times New Roman"/>
        </w:rPr>
        <w:t xml:space="preserve">hardware accelerator that realizes the multiplication of an input matrix with a size of 14x8 and a coefficient matrix with a size of 8x14. The </w:t>
      </w:r>
      <w:r w:rsidR="00B50AF1">
        <w:rPr>
          <w:rFonts w:ascii="Times New Roman" w:hAnsi="Times New Roman" w:cs="Times New Roman"/>
        </w:rPr>
        <w:t xml:space="preserve">input data and </w:t>
      </w:r>
      <w:r w:rsidRPr="00E50FF4">
        <w:rPr>
          <w:rFonts w:ascii="Times New Roman" w:hAnsi="Times New Roman" w:cs="Times New Roman"/>
        </w:rPr>
        <w:t xml:space="preserve">coefficients are </w:t>
      </w:r>
      <w:r w:rsidR="00B50AF1">
        <w:rPr>
          <w:rFonts w:ascii="Times New Roman" w:hAnsi="Times New Roman" w:cs="Times New Roman"/>
        </w:rPr>
        <w:t>pre-</w:t>
      </w:r>
      <w:r w:rsidRPr="00E50FF4">
        <w:rPr>
          <w:rFonts w:ascii="Times New Roman" w:hAnsi="Times New Roman" w:cs="Times New Roman"/>
        </w:rPr>
        <w:t>stored in SRAMs</w:t>
      </w:r>
      <w:r w:rsidR="00B50AF1">
        <w:rPr>
          <w:rFonts w:ascii="Times New Roman" w:hAnsi="Times New Roman" w:cs="Times New Roman"/>
        </w:rPr>
        <w:t xml:space="preserve"> with Xilinx IP, respectively</w:t>
      </w:r>
      <w:r w:rsidRPr="00E50FF4">
        <w:rPr>
          <w:rFonts w:ascii="Times New Roman" w:hAnsi="Times New Roman" w:cs="Times New Roman"/>
        </w:rPr>
        <w:t xml:space="preserve">. </w:t>
      </w:r>
      <w:r w:rsidR="00B50AF1">
        <w:rPr>
          <w:rFonts w:ascii="Times New Roman" w:hAnsi="Times New Roman" w:cs="Times New Roman"/>
        </w:rPr>
        <w:t xml:space="preserve">And the results will be stored in another SRAM after calculation. </w:t>
      </w:r>
      <w:r w:rsidRPr="00E50FF4">
        <w:rPr>
          <w:rFonts w:ascii="Times New Roman" w:hAnsi="Times New Roman" w:cs="Times New Roman"/>
        </w:rPr>
        <w:t xml:space="preserve">The </w:t>
      </w:r>
      <w:r w:rsidR="00D56E5B">
        <w:rPr>
          <w:rFonts w:ascii="Times New Roman" w:hAnsi="Times New Roman" w:cs="Times New Roman"/>
        </w:rPr>
        <w:t xml:space="preserve">hardware </w:t>
      </w:r>
      <w:r w:rsidR="00E43FB9">
        <w:rPr>
          <w:rFonts w:ascii="Times New Roman" w:hAnsi="Times New Roman" w:cs="Times New Roman"/>
        </w:rPr>
        <w:t>accelerator</w:t>
      </w:r>
      <w:r w:rsidRPr="00E50FF4">
        <w:rPr>
          <w:rFonts w:ascii="Times New Roman" w:hAnsi="Times New Roman" w:cs="Times New Roman"/>
        </w:rPr>
        <w:t xml:space="preserve"> is constructed by using VHDL language</w:t>
      </w:r>
      <w:r w:rsidR="00E43FB9">
        <w:rPr>
          <w:rFonts w:ascii="Times New Roman" w:hAnsi="Times New Roman" w:cs="Times New Roman"/>
        </w:rPr>
        <w:t xml:space="preserve"> and verified by </w:t>
      </w:r>
      <w:r w:rsidR="008F44ED">
        <w:rPr>
          <w:rFonts w:ascii="Times New Roman" w:hAnsi="Times New Roman" w:cs="Times New Roman"/>
        </w:rPr>
        <w:t xml:space="preserve">a </w:t>
      </w:r>
      <w:r w:rsidR="00E43FB9">
        <w:rPr>
          <w:rFonts w:ascii="Times New Roman" w:hAnsi="Times New Roman" w:cs="Times New Roman"/>
        </w:rPr>
        <w:t xml:space="preserve">logic </w:t>
      </w:r>
      <w:proofErr w:type="spellStart"/>
      <w:r w:rsidR="00E43FB9">
        <w:rPr>
          <w:rFonts w:ascii="Times New Roman" w:hAnsi="Times New Roman" w:cs="Times New Roman"/>
        </w:rPr>
        <w:t>analyzer</w:t>
      </w:r>
      <w:proofErr w:type="spellEnd"/>
      <w:r w:rsidR="00E43FB9">
        <w:rPr>
          <w:rFonts w:ascii="Times New Roman" w:hAnsi="Times New Roman" w:cs="Times New Roman"/>
        </w:rPr>
        <w:t>.</w:t>
      </w:r>
    </w:p>
    <w:p w14:paraId="333AC2BF" w14:textId="77777777" w:rsidR="00D56E5B" w:rsidRDefault="00D56E5B" w:rsidP="00346E7B">
      <w:pPr>
        <w:spacing w:line="360" w:lineRule="auto"/>
        <w:rPr>
          <w:rFonts w:ascii="Times New Roman" w:hAnsi="Times New Roman" w:cs="Times New Roman"/>
        </w:rPr>
      </w:pPr>
    </w:p>
    <w:p w14:paraId="214741E1" w14:textId="6A042703" w:rsidR="002A449B" w:rsidRDefault="002A449B" w:rsidP="00470BB9">
      <w:pPr>
        <w:spacing w:line="360" w:lineRule="auto"/>
        <w:rPr>
          <w:rFonts w:ascii="Times New Roman" w:hAnsi="Times New Roman" w:cs="Times New Roman"/>
        </w:rPr>
      </w:pPr>
      <w:r>
        <w:rPr>
          <w:rFonts w:ascii="Times New Roman" w:hAnsi="Times New Roman" w:cs="Times New Roman"/>
        </w:rPr>
        <w:t xml:space="preserve">To verify the design in IC project </w:t>
      </w:r>
      <w:r w:rsidR="008F44ED">
        <w:rPr>
          <w:rFonts w:ascii="Times New Roman" w:hAnsi="Times New Roman" w:cs="Times New Roman"/>
        </w:rPr>
        <w:t>2</w:t>
      </w:r>
      <w:r>
        <w:rPr>
          <w:rFonts w:ascii="Times New Roman" w:hAnsi="Times New Roman" w:cs="Times New Roman"/>
        </w:rPr>
        <w:t xml:space="preserve">, the state machine has </w:t>
      </w:r>
      <w:r w:rsidR="008F44ED">
        <w:rPr>
          <w:rFonts w:ascii="Times New Roman" w:hAnsi="Times New Roman" w:cs="Times New Roman"/>
        </w:rPr>
        <w:t xml:space="preserve">been </w:t>
      </w:r>
      <w:r>
        <w:rPr>
          <w:rFonts w:ascii="Times New Roman" w:hAnsi="Times New Roman" w:cs="Times New Roman"/>
        </w:rPr>
        <w:t xml:space="preserve">changed </w:t>
      </w:r>
      <w:r w:rsidR="008F44ED">
        <w:rPr>
          <w:rFonts w:ascii="Times New Roman" w:hAnsi="Times New Roman" w:cs="Times New Roman"/>
        </w:rPr>
        <w:t xml:space="preserve">in </w:t>
      </w:r>
      <w:r>
        <w:rPr>
          <w:rFonts w:ascii="Times New Roman" w:hAnsi="Times New Roman" w:cs="Times New Roman"/>
        </w:rPr>
        <w:t>module</w:t>
      </w:r>
      <w:r w:rsidR="008F44ED">
        <w:rPr>
          <w:rFonts w:ascii="Times New Roman" w:hAnsi="Times New Roman" w:cs="Times New Roman"/>
        </w:rPr>
        <w:t>s</w:t>
      </w:r>
      <w:r>
        <w:rPr>
          <w:rFonts w:ascii="Times New Roman" w:hAnsi="Times New Roman" w:cs="Times New Roman"/>
        </w:rPr>
        <w:t xml:space="preserve"> “controller”, “</w:t>
      </w:r>
      <w:proofErr w:type="spellStart"/>
      <w:r>
        <w:rPr>
          <w:rFonts w:ascii="Times New Roman" w:hAnsi="Times New Roman" w:cs="Times New Roman"/>
        </w:rPr>
        <w:t>load_coeff</w:t>
      </w:r>
      <w:proofErr w:type="spellEnd"/>
      <w:r>
        <w:rPr>
          <w:rFonts w:ascii="Times New Roman" w:hAnsi="Times New Roman" w:cs="Times New Roman"/>
        </w:rPr>
        <w:t>” and “</w:t>
      </w:r>
      <w:proofErr w:type="spellStart"/>
      <w:r>
        <w:rPr>
          <w:rFonts w:ascii="Times New Roman" w:hAnsi="Times New Roman" w:cs="Times New Roman"/>
        </w:rPr>
        <w:t>load_input</w:t>
      </w:r>
      <w:proofErr w:type="spellEnd"/>
      <w:r>
        <w:rPr>
          <w:rFonts w:ascii="Times New Roman" w:hAnsi="Times New Roman" w:cs="Times New Roman"/>
        </w:rPr>
        <w:t xml:space="preserve">”. </w:t>
      </w:r>
      <w:r w:rsidRPr="002A449B">
        <w:rPr>
          <w:rFonts w:ascii="Times New Roman" w:hAnsi="Times New Roman" w:cs="Times New Roman"/>
        </w:rPr>
        <w:t>The block diagram has also been changed accordingl</w:t>
      </w:r>
      <w:r>
        <w:rPr>
          <w:rFonts w:ascii="Times New Roman" w:hAnsi="Times New Roman" w:cs="Times New Roman"/>
        </w:rPr>
        <w:t>y which has shown in the following paragraph.</w:t>
      </w:r>
      <w:r w:rsidR="009B29D0">
        <w:rPr>
          <w:rFonts w:ascii="Times New Roman" w:hAnsi="Times New Roman" w:cs="Times New Roman"/>
        </w:rPr>
        <w:t xml:space="preserve"> </w:t>
      </w:r>
      <w:r w:rsidR="008F44ED">
        <w:rPr>
          <w:rFonts w:ascii="Times New Roman" w:hAnsi="Times New Roman" w:cs="Times New Roman"/>
        </w:rPr>
        <w:t>All t</w:t>
      </w:r>
      <w:r w:rsidR="009B29D0">
        <w:rPr>
          <w:rFonts w:ascii="Times New Roman" w:hAnsi="Times New Roman" w:cs="Times New Roman"/>
        </w:rPr>
        <w:t>he verification</w:t>
      </w:r>
      <w:r w:rsidR="008F44ED">
        <w:rPr>
          <w:rFonts w:ascii="Times New Roman" w:hAnsi="Times New Roman" w:cs="Times New Roman"/>
        </w:rPr>
        <w:t>s</w:t>
      </w:r>
      <w:r w:rsidR="009B29D0">
        <w:rPr>
          <w:rFonts w:ascii="Times New Roman" w:hAnsi="Times New Roman" w:cs="Times New Roman"/>
        </w:rPr>
        <w:t xml:space="preserve"> </w:t>
      </w:r>
      <w:r w:rsidR="008F44ED">
        <w:rPr>
          <w:rFonts w:ascii="Times New Roman" w:hAnsi="Times New Roman" w:cs="Times New Roman"/>
        </w:rPr>
        <w:t>are</w:t>
      </w:r>
      <w:r w:rsidR="009B29D0">
        <w:rPr>
          <w:rFonts w:ascii="Times New Roman" w:hAnsi="Times New Roman" w:cs="Times New Roman"/>
        </w:rPr>
        <w:t xml:space="preserve"> based on the FPGA of Xilinx “xc7a100tcsg324-1”. </w:t>
      </w:r>
    </w:p>
    <w:p w14:paraId="569F1BD6" w14:textId="77777777" w:rsidR="00470BB9" w:rsidRDefault="00470BB9">
      <w:pPr>
        <w:rPr>
          <w:rFonts w:ascii="Times New Roman" w:hAnsi="Times New Roman" w:cs="Times New Roman"/>
        </w:rPr>
      </w:pPr>
      <w:r>
        <w:rPr>
          <w:rFonts w:ascii="Times New Roman" w:hAnsi="Times New Roman" w:cs="Times New Roman"/>
        </w:rPr>
        <w:br w:type="page"/>
      </w:r>
    </w:p>
    <w:p w14:paraId="5C84C446" w14:textId="6E7651A0" w:rsidR="003B2A9A" w:rsidRPr="00AC1ABA" w:rsidRDefault="00ED224D" w:rsidP="00EF103C">
      <w:pPr>
        <w:spacing w:line="360" w:lineRule="auto"/>
        <w:outlineLvl w:val="0"/>
        <w:rPr>
          <w:rFonts w:ascii="Times New Roman" w:hAnsi="Times New Roman" w:cs="Times New Roman"/>
          <w:b/>
          <w:bCs/>
          <w:sz w:val="28"/>
          <w:szCs w:val="28"/>
        </w:rPr>
      </w:pPr>
      <w:bookmarkStart w:id="13" w:name="_Toc128402405"/>
      <w:r>
        <w:rPr>
          <w:rFonts w:ascii="Times New Roman" w:hAnsi="Times New Roman" w:cs="Times New Roman"/>
          <w:b/>
          <w:bCs/>
          <w:sz w:val="28"/>
          <w:szCs w:val="28"/>
        </w:rPr>
        <w:lastRenderedPageBreak/>
        <w:t>2</w:t>
      </w:r>
      <w:r w:rsidR="008D43CE" w:rsidRPr="00AC1ABA">
        <w:rPr>
          <w:rFonts w:ascii="Times New Roman" w:hAnsi="Times New Roman" w:cs="Times New Roman"/>
          <w:b/>
          <w:bCs/>
          <w:sz w:val="28"/>
          <w:szCs w:val="28"/>
        </w:rPr>
        <w:t>. Implementation</w:t>
      </w:r>
      <w:bookmarkEnd w:id="13"/>
      <w:r w:rsidR="008D43CE" w:rsidRPr="00AC1ABA">
        <w:rPr>
          <w:rFonts w:ascii="Times New Roman" w:hAnsi="Times New Roman" w:cs="Times New Roman"/>
          <w:b/>
          <w:bCs/>
          <w:sz w:val="28"/>
          <w:szCs w:val="28"/>
        </w:rPr>
        <w:t xml:space="preserve"> </w:t>
      </w:r>
    </w:p>
    <w:p w14:paraId="5A973096" w14:textId="0B94D75A" w:rsidR="000E2102" w:rsidRDefault="00374791" w:rsidP="00AE64F0">
      <w:pPr>
        <w:spacing w:line="360" w:lineRule="auto"/>
        <w:rPr>
          <w:rFonts w:ascii="Times New Roman" w:hAnsi="Times New Roman" w:cs="Times New Roman"/>
        </w:rPr>
      </w:pPr>
      <w:r>
        <w:rPr>
          <w:rFonts w:ascii="Times New Roman" w:hAnsi="Times New Roman" w:cs="Times New Roman"/>
        </w:rPr>
        <w:t xml:space="preserve">In this part, </w:t>
      </w:r>
      <w:r w:rsidR="00397CD7">
        <w:rPr>
          <w:rFonts w:ascii="Times New Roman" w:hAnsi="Times New Roman" w:cs="Times New Roman"/>
        </w:rPr>
        <w:t xml:space="preserve">the </w:t>
      </w:r>
      <w:r w:rsidR="00D56E5B">
        <w:rPr>
          <w:rFonts w:ascii="Times New Roman" w:hAnsi="Times New Roman" w:cs="Times New Roman"/>
        </w:rPr>
        <w:t xml:space="preserve">fixed </w:t>
      </w:r>
      <w:r>
        <w:rPr>
          <w:rFonts w:ascii="Times New Roman" w:hAnsi="Times New Roman" w:cs="Times New Roman"/>
        </w:rPr>
        <w:t xml:space="preserve">block diagram and </w:t>
      </w:r>
      <w:r w:rsidR="00D56E5B">
        <w:rPr>
          <w:rFonts w:ascii="Times New Roman" w:hAnsi="Times New Roman" w:cs="Times New Roman"/>
        </w:rPr>
        <w:t xml:space="preserve">fixed </w:t>
      </w:r>
      <w:r>
        <w:rPr>
          <w:rFonts w:ascii="Times New Roman" w:hAnsi="Times New Roman" w:cs="Times New Roman"/>
        </w:rPr>
        <w:t>ASMD chart</w:t>
      </w:r>
      <w:r w:rsidR="00D56E5B">
        <w:rPr>
          <w:rFonts w:ascii="Times New Roman" w:hAnsi="Times New Roman" w:cs="Times New Roman"/>
        </w:rPr>
        <w:t>s</w:t>
      </w:r>
      <w:r>
        <w:rPr>
          <w:rFonts w:ascii="Times New Roman" w:hAnsi="Times New Roman" w:cs="Times New Roman"/>
        </w:rPr>
        <w:t xml:space="preserve"> will be introduced respectively. </w:t>
      </w:r>
      <w:r w:rsidR="000E2102">
        <w:rPr>
          <w:rFonts w:ascii="Times New Roman" w:hAnsi="Times New Roman" w:cs="Times New Roman"/>
        </w:rPr>
        <w:t xml:space="preserve">Comparing the ASMD charts in IC project 1, some states were deleted to </w:t>
      </w:r>
      <w:r w:rsidR="000E2102">
        <w:rPr>
          <w:rFonts w:ascii="Times New Roman" w:hAnsi="Times New Roman" w:cs="Times New Roman" w:hint="eastAsia"/>
        </w:rPr>
        <w:t>adapt</w:t>
      </w:r>
      <w:r w:rsidR="000E2102">
        <w:rPr>
          <w:rFonts w:ascii="Times New Roman" w:hAnsi="Times New Roman" w:cs="Times New Roman"/>
        </w:rPr>
        <w:t xml:space="preserve"> </w:t>
      </w:r>
      <w:r w:rsidR="008F44ED">
        <w:rPr>
          <w:rFonts w:ascii="Times New Roman" w:hAnsi="Times New Roman" w:cs="Times New Roman"/>
        </w:rPr>
        <w:t xml:space="preserve">to </w:t>
      </w:r>
      <w:r w:rsidR="000E2102">
        <w:rPr>
          <w:rFonts w:ascii="Times New Roman" w:hAnsi="Times New Roman" w:cs="Times New Roman"/>
        </w:rPr>
        <w:t xml:space="preserve">the new requirements in IC project 2. </w:t>
      </w:r>
      <w:r w:rsidR="000922E8">
        <w:rPr>
          <w:rFonts w:ascii="Times New Roman" w:hAnsi="Times New Roman" w:cs="Times New Roman"/>
        </w:rPr>
        <w:t>A</w:t>
      </w:r>
      <w:r w:rsidR="00D56E5B">
        <w:rPr>
          <w:rFonts w:ascii="Times New Roman" w:hAnsi="Times New Roman" w:cs="Times New Roman"/>
        </w:rPr>
        <w:t xml:space="preserve"> different design will be introduced in this part.</w:t>
      </w:r>
    </w:p>
    <w:p w14:paraId="41999023" w14:textId="4CD98661" w:rsidR="008D43CE" w:rsidRPr="00AC1ABA" w:rsidRDefault="00ED224D" w:rsidP="00EF103C">
      <w:pPr>
        <w:spacing w:line="360" w:lineRule="auto"/>
        <w:outlineLvl w:val="1"/>
        <w:rPr>
          <w:rFonts w:ascii="Times New Roman" w:hAnsi="Times New Roman" w:cs="Times New Roman"/>
          <w:b/>
          <w:bCs/>
          <w:sz w:val="24"/>
          <w:szCs w:val="24"/>
        </w:rPr>
      </w:pPr>
      <w:bookmarkStart w:id="14" w:name="_Toc128402406"/>
      <w:r>
        <w:rPr>
          <w:rFonts w:ascii="Times New Roman" w:hAnsi="Times New Roman" w:cs="Times New Roman"/>
          <w:b/>
          <w:bCs/>
          <w:sz w:val="24"/>
          <w:szCs w:val="24"/>
        </w:rPr>
        <w:t>2</w:t>
      </w:r>
      <w:r w:rsidR="008D43CE" w:rsidRPr="00AC1ABA">
        <w:rPr>
          <w:rFonts w:ascii="Times New Roman" w:hAnsi="Times New Roman" w:cs="Times New Roman"/>
          <w:b/>
          <w:bCs/>
          <w:sz w:val="24"/>
          <w:szCs w:val="24"/>
        </w:rPr>
        <w:t xml:space="preserve">.1 </w:t>
      </w:r>
      <w:r w:rsidR="00777F91">
        <w:rPr>
          <w:rFonts w:ascii="Times New Roman" w:hAnsi="Times New Roman" w:cs="Times New Roman"/>
          <w:b/>
          <w:bCs/>
          <w:sz w:val="24"/>
          <w:szCs w:val="24"/>
        </w:rPr>
        <w:t>Fixed b</w:t>
      </w:r>
      <w:r w:rsidR="008D43CE" w:rsidRPr="00AC1ABA">
        <w:rPr>
          <w:rFonts w:ascii="Times New Roman" w:hAnsi="Times New Roman" w:cs="Times New Roman"/>
          <w:b/>
          <w:bCs/>
          <w:sz w:val="24"/>
          <w:szCs w:val="24"/>
        </w:rPr>
        <w:t>lock diagram</w:t>
      </w:r>
      <w:bookmarkEnd w:id="14"/>
      <w:r w:rsidR="008D43CE" w:rsidRPr="00AC1ABA">
        <w:rPr>
          <w:rFonts w:ascii="Times New Roman" w:hAnsi="Times New Roman" w:cs="Times New Roman"/>
          <w:b/>
          <w:bCs/>
          <w:sz w:val="24"/>
          <w:szCs w:val="24"/>
        </w:rPr>
        <w:t xml:space="preserve"> </w:t>
      </w:r>
    </w:p>
    <w:p w14:paraId="2D36DA36" w14:textId="378A799F" w:rsidR="00F8048B" w:rsidRDefault="21336DF4" w:rsidP="003B2A9A">
      <w:pPr>
        <w:spacing w:line="360" w:lineRule="auto"/>
        <w:rPr>
          <w:rFonts w:ascii="Times New Roman" w:hAnsi="Times New Roman" w:cs="Times New Roman"/>
        </w:rPr>
      </w:pPr>
      <w:r w:rsidRPr="21336DF4">
        <w:rPr>
          <w:rFonts w:ascii="Times New Roman" w:hAnsi="Times New Roman" w:cs="Times New Roman"/>
        </w:rPr>
        <w:t xml:space="preserve">The block diagram of the top module is shown in Figure </w:t>
      </w:r>
      <w:r w:rsidR="00025CD6">
        <w:rPr>
          <w:rFonts w:ascii="Times New Roman" w:hAnsi="Times New Roman" w:cs="Times New Roman"/>
        </w:rPr>
        <w:t>2</w:t>
      </w:r>
      <w:r w:rsidRPr="21336DF4">
        <w:rPr>
          <w:rFonts w:ascii="Times New Roman" w:hAnsi="Times New Roman" w:cs="Times New Roman"/>
        </w:rPr>
        <w:t xml:space="preserve">.1. </w:t>
      </w:r>
      <w:del w:id="15" w:author="Hanyu Liu" w:date="2022-12-22T13:57:00Z">
        <w:r w:rsidRPr="21336DF4" w:rsidDel="00FA3129">
          <w:rPr>
            <w:rFonts w:ascii="Times New Roman" w:hAnsi="Times New Roman" w:cs="Times New Roman"/>
          </w:rPr>
          <w:delText xml:space="preserve"> </w:delText>
        </w:r>
      </w:del>
      <w:r w:rsidRPr="21336DF4">
        <w:rPr>
          <w:rFonts w:ascii="Times New Roman" w:hAnsi="Times New Roman" w:cs="Times New Roman"/>
        </w:rPr>
        <w:t xml:space="preserve">This matrix multiplier can be divided into </w:t>
      </w:r>
      <w:r w:rsidR="00777F91">
        <w:rPr>
          <w:rFonts w:ascii="Times New Roman" w:hAnsi="Times New Roman" w:cs="Times New Roman"/>
        </w:rPr>
        <w:t>9</w:t>
      </w:r>
      <w:r w:rsidRPr="21336DF4">
        <w:rPr>
          <w:rFonts w:ascii="Times New Roman" w:hAnsi="Times New Roman" w:cs="Times New Roman"/>
        </w:rPr>
        <w:t xml:space="preserve"> modules, which are “</w:t>
      </w:r>
      <w:proofErr w:type="spellStart"/>
      <w:r w:rsidRPr="21336DF4">
        <w:rPr>
          <w:rFonts w:ascii="Times New Roman" w:hAnsi="Times New Roman" w:cs="Times New Roman"/>
        </w:rPr>
        <w:t>load_coeff</w:t>
      </w:r>
      <w:proofErr w:type="spellEnd"/>
      <w:r w:rsidRPr="21336DF4">
        <w:rPr>
          <w:rFonts w:ascii="Times New Roman" w:hAnsi="Times New Roman" w:cs="Times New Roman"/>
        </w:rPr>
        <w:t>”, “</w:t>
      </w:r>
      <w:proofErr w:type="spellStart"/>
      <w:r w:rsidRPr="21336DF4">
        <w:rPr>
          <w:rFonts w:ascii="Times New Roman" w:hAnsi="Times New Roman" w:cs="Times New Roman"/>
        </w:rPr>
        <w:t>load_input</w:t>
      </w:r>
      <w:proofErr w:type="spellEnd"/>
      <w:r w:rsidRPr="21336DF4">
        <w:rPr>
          <w:rFonts w:ascii="Times New Roman" w:hAnsi="Times New Roman" w:cs="Times New Roman"/>
        </w:rPr>
        <w:t>”, “multiply”, “store”, “max”, “controller”, and t</w:t>
      </w:r>
      <w:r w:rsidR="000E2102">
        <w:rPr>
          <w:rFonts w:ascii="Times New Roman" w:hAnsi="Times New Roman" w:cs="Times New Roman"/>
        </w:rPr>
        <w:t>hree</w:t>
      </w:r>
      <w:r w:rsidRPr="21336DF4">
        <w:rPr>
          <w:rFonts w:ascii="Times New Roman" w:hAnsi="Times New Roman" w:cs="Times New Roman"/>
        </w:rPr>
        <w:t xml:space="preserve"> SRAMs. There are </w:t>
      </w:r>
      <w:r w:rsidR="000E2102">
        <w:rPr>
          <w:rFonts w:ascii="Times New Roman" w:hAnsi="Times New Roman" w:cs="Times New Roman"/>
        </w:rPr>
        <w:t>two</w:t>
      </w:r>
      <w:r w:rsidRPr="21336DF4">
        <w:rPr>
          <w:rFonts w:ascii="Times New Roman" w:hAnsi="Times New Roman" w:cs="Times New Roman"/>
        </w:rPr>
        <w:t xml:space="preserve"> inputs and </w:t>
      </w:r>
      <w:r w:rsidR="000E2102">
        <w:rPr>
          <w:rFonts w:ascii="Times New Roman" w:hAnsi="Times New Roman" w:cs="Times New Roman"/>
        </w:rPr>
        <w:t>one</w:t>
      </w:r>
      <w:r w:rsidRPr="21336DF4">
        <w:rPr>
          <w:rFonts w:ascii="Times New Roman" w:hAnsi="Times New Roman" w:cs="Times New Roman"/>
        </w:rPr>
        <w:t xml:space="preserve"> output for the top module</w:t>
      </w:r>
      <w:r w:rsidR="00BA1A12">
        <w:rPr>
          <w:rFonts w:ascii="Times New Roman" w:hAnsi="Times New Roman" w:cs="Times New Roman"/>
        </w:rPr>
        <w:t xml:space="preserve"> to adapt the new design in IC project 2</w:t>
      </w:r>
      <w:r w:rsidRPr="21336DF4">
        <w:rPr>
          <w:rFonts w:ascii="Times New Roman" w:hAnsi="Times New Roman" w:cs="Times New Roman"/>
        </w:rPr>
        <w:t>, “start”, “restart”</w:t>
      </w:r>
      <w:r w:rsidR="000E2102">
        <w:rPr>
          <w:rFonts w:ascii="Times New Roman" w:hAnsi="Times New Roman" w:cs="Times New Roman"/>
        </w:rPr>
        <w:t xml:space="preserve"> </w:t>
      </w:r>
      <w:r w:rsidRPr="21336DF4">
        <w:rPr>
          <w:rFonts w:ascii="Times New Roman" w:hAnsi="Times New Roman" w:cs="Times New Roman"/>
        </w:rPr>
        <w:t>and “</w:t>
      </w:r>
      <w:proofErr w:type="spellStart"/>
      <w:r w:rsidRPr="21336DF4">
        <w:rPr>
          <w:rFonts w:ascii="Times New Roman" w:hAnsi="Times New Roman" w:cs="Times New Roman"/>
        </w:rPr>
        <w:t>max_out</w:t>
      </w:r>
      <w:proofErr w:type="spellEnd"/>
      <w:r w:rsidRPr="21336DF4">
        <w:rPr>
          <w:rFonts w:ascii="Times New Roman" w:hAnsi="Times New Roman" w:cs="Times New Roman"/>
        </w:rPr>
        <w:t xml:space="preserve">”. </w:t>
      </w:r>
      <w:del w:id="16" w:author="Hanyu Liu" w:date="2022-12-22T13:57:00Z">
        <w:r w:rsidRPr="21336DF4" w:rsidDel="00FA3129">
          <w:rPr>
            <w:rFonts w:ascii="Times New Roman" w:hAnsi="Times New Roman" w:cs="Times New Roman"/>
          </w:rPr>
          <w:delText xml:space="preserve"> </w:delText>
        </w:r>
      </w:del>
    </w:p>
    <w:p w14:paraId="787071E7" w14:textId="76C2D41A" w:rsidR="00404DC9" w:rsidRDefault="00404DC9" w:rsidP="003B2A9A">
      <w:pPr>
        <w:spacing w:line="360" w:lineRule="auto"/>
        <w:rPr>
          <w:rFonts w:ascii="Times New Roman" w:hAnsi="Times New Roman" w:cs="Times New Roman"/>
        </w:rPr>
      </w:pPr>
      <w:r>
        <w:rPr>
          <w:noProof/>
        </w:rPr>
        <w:drawing>
          <wp:inline distT="0" distB="0" distL="0" distR="0" wp14:anchorId="1445B466" wp14:editId="077894F0">
            <wp:extent cx="5760720" cy="2971165"/>
            <wp:effectExtent l="0" t="0" r="0" b="63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971165"/>
                    </a:xfrm>
                    <a:prstGeom prst="rect">
                      <a:avLst/>
                    </a:prstGeom>
                    <a:noFill/>
                    <a:ln>
                      <a:noFill/>
                    </a:ln>
                  </pic:spPr>
                </pic:pic>
              </a:graphicData>
            </a:graphic>
          </wp:inline>
        </w:drawing>
      </w:r>
    </w:p>
    <w:p w14:paraId="4E711B38" w14:textId="18029C3E" w:rsidR="008D43CE" w:rsidRDefault="008D43CE" w:rsidP="008D43CE">
      <w:pPr>
        <w:spacing w:line="360" w:lineRule="auto"/>
        <w:jc w:val="center"/>
        <w:rPr>
          <w:rFonts w:ascii="Times New Roman" w:hAnsi="Times New Roman" w:cs="Times New Roman"/>
        </w:rPr>
      </w:pPr>
      <w:r>
        <w:rPr>
          <w:rFonts w:ascii="Times New Roman" w:hAnsi="Times New Roman" w:cs="Times New Roman"/>
        </w:rPr>
        <w:t xml:space="preserve">Figure </w:t>
      </w:r>
      <w:r w:rsidR="00025CD6">
        <w:rPr>
          <w:rFonts w:ascii="Times New Roman" w:hAnsi="Times New Roman" w:cs="Times New Roman"/>
        </w:rPr>
        <w:t>2</w:t>
      </w:r>
      <w:r>
        <w:rPr>
          <w:rFonts w:ascii="Times New Roman" w:hAnsi="Times New Roman" w:cs="Times New Roman"/>
        </w:rPr>
        <w:t xml:space="preserve">.1: </w:t>
      </w:r>
      <w:r w:rsidR="008911DF">
        <w:rPr>
          <w:rFonts w:ascii="Times New Roman" w:hAnsi="Times New Roman" w:cs="Times New Roman"/>
        </w:rPr>
        <w:t>T</w:t>
      </w:r>
      <w:r>
        <w:rPr>
          <w:rFonts w:ascii="Times New Roman" w:hAnsi="Times New Roman" w:cs="Times New Roman"/>
        </w:rPr>
        <w:t xml:space="preserve">he block diagram of </w:t>
      </w:r>
      <w:r w:rsidR="00744A45">
        <w:rPr>
          <w:rFonts w:ascii="Times New Roman" w:hAnsi="Times New Roman" w:cs="Times New Roman"/>
        </w:rPr>
        <w:t xml:space="preserve">the </w:t>
      </w:r>
      <w:r>
        <w:rPr>
          <w:rFonts w:ascii="Times New Roman" w:hAnsi="Times New Roman" w:cs="Times New Roman"/>
        </w:rPr>
        <w:t xml:space="preserve">matrix multiplier </w:t>
      </w:r>
    </w:p>
    <w:p w14:paraId="1AE3B5E4" w14:textId="78ACF6CE" w:rsidR="00AF1DF3" w:rsidRDefault="00777F91" w:rsidP="21336DF4">
      <w:pPr>
        <w:spacing w:line="360" w:lineRule="auto"/>
        <w:rPr>
          <w:rFonts w:ascii="Times New Roman" w:hAnsi="Times New Roman" w:cs="Times New Roman"/>
        </w:rPr>
      </w:pPr>
      <w:r>
        <w:rPr>
          <w:rFonts w:ascii="Times New Roman" w:hAnsi="Times New Roman" w:cs="Times New Roman"/>
        </w:rPr>
        <w:t>In IC project 2,</w:t>
      </w:r>
      <w:r w:rsidR="5AB495F7" w:rsidRPr="15F54EBB">
        <w:rPr>
          <w:rFonts w:ascii="Times New Roman" w:hAnsi="Times New Roman" w:cs="Times New Roman"/>
        </w:rPr>
        <w:t xml:space="preserve"> </w:t>
      </w:r>
      <w:r w:rsidR="4209AB8A" w:rsidRPr="15F54EBB">
        <w:rPr>
          <w:rFonts w:ascii="Times New Roman" w:hAnsi="Times New Roman" w:cs="Times New Roman"/>
        </w:rPr>
        <w:t>“</w:t>
      </w:r>
      <w:proofErr w:type="spellStart"/>
      <w:r w:rsidR="64595B6D" w:rsidRPr="15F54EBB">
        <w:rPr>
          <w:rFonts w:ascii="Times New Roman" w:hAnsi="Times New Roman" w:cs="Times New Roman"/>
        </w:rPr>
        <w:t>SRAM_</w:t>
      </w:r>
      <w:r w:rsidR="00025CD6">
        <w:rPr>
          <w:rFonts w:ascii="Times New Roman" w:hAnsi="Times New Roman" w:cs="Times New Roman"/>
        </w:rPr>
        <w:t>coe</w:t>
      </w:r>
      <w:proofErr w:type="spellEnd"/>
      <w:r w:rsidR="4209AB8A" w:rsidRPr="15F54EBB">
        <w:rPr>
          <w:rFonts w:ascii="Times New Roman" w:hAnsi="Times New Roman" w:cs="Times New Roman"/>
        </w:rPr>
        <w:t>”</w:t>
      </w:r>
      <w:r w:rsidR="64595B6D" w:rsidRPr="15F54EBB">
        <w:rPr>
          <w:rFonts w:ascii="Times New Roman" w:hAnsi="Times New Roman" w:cs="Times New Roman"/>
        </w:rPr>
        <w:t xml:space="preserve"> </w:t>
      </w:r>
      <w:r w:rsidR="00025CD6">
        <w:rPr>
          <w:rFonts w:ascii="Times New Roman" w:hAnsi="Times New Roman" w:cs="Times New Roman"/>
        </w:rPr>
        <w:t>and “</w:t>
      </w:r>
      <w:proofErr w:type="spellStart"/>
      <w:r w:rsidR="00025CD6">
        <w:rPr>
          <w:rFonts w:ascii="Times New Roman" w:hAnsi="Times New Roman" w:cs="Times New Roman"/>
        </w:rPr>
        <w:t>SRAM_input</w:t>
      </w:r>
      <w:proofErr w:type="spellEnd"/>
      <w:r w:rsidR="00025CD6">
        <w:rPr>
          <w:rFonts w:ascii="Times New Roman" w:hAnsi="Times New Roman" w:cs="Times New Roman"/>
        </w:rPr>
        <w:t>”, two SRAMs keep the</w:t>
      </w:r>
      <w:del w:id="17" w:author="Hanyu Liu" w:date="2022-12-22T13:57:00Z">
        <w:r w:rsidR="64595B6D" w:rsidRPr="15F54EBB" w:rsidDel="00FA3129">
          <w:rPr>
            <w:rFonts w:ascii="Times New Roman" w:hAnsi="Times New Roman" w:cs="Times New Roman"/>
          </w:rPr>
          <w:delText xml:space="preserve">acts as </w:delText>
        </w:r>
        <w:r w:rsidR="1BE7D2F3" w:rsidRPr="15F54EBB" w:rsidDel="00FA3129">
          <w:rPr>
            <w:rFonts w:ascii="Times New Roman" w:hAnsi="Times New Roman" w:cs="Times New Roman"/>
          </w:rPr>
          <w:delText>a storage for coefficient m</w:delText>
        </w:r>
      </w:del>
      <w:del w:id="18" w:author="Hanyu Liu" w:date="2022-12-22T13:53:00Z">
        <w:r w:rsidR="1BE7D2F3" w:rsidRPr="15F54EBB" w:rsidDel="00FA3129">
          <w:rPr>
            <w:rFonts w:ascii="Times New Roman" w:hAnsi="Times New Roman" w:cs="Times New Roman"/>
          </w:rPr>
          <w:delText>a</w:delText>
        </w:r>
      </w:del>
      <w:del w:id="19" w:author="Hanyu Liu" w:date="2022-12-22T13:57:00Z">
        <w:r w:rsidR="1BE7D2F3" w:rsidRPr="15F54EBB" w:rsidDel="00FA3129">
          <w:rPr>
            <w:rFonts w:ascii="Times New Roman" w:hAnsi="Times New Roman" w:cs="Times New Roman"/>
          </w:rPr>
          <w:delText>tri</w:delText>
        </w:r>
        <w:r w:rsidR="272FD879" w:rsidRPr="15F54EBB" w:rsidDel="00FA3129">
          <w:rPr>
            <w:rFonts w:ascii="Times New Roman" w:hAnsi="Times New Roman" w:cs="Times New Roman"/>
          </w:rPr>
          <w:delText>x</w:delText>
        </w:r>
        <w:r w:rsidR="2F6376BE" w:rsidRPr="15F54EBB" w:rsidDel="00FA3129">
          <w:rPr>
            <w:rFonts w:ascii="Times New Roman" w:hAnsi="Times New Roman" w:cs="Times New Roman"/>
          </w:rPr>
          <w:delText xml:space="preserve"> while</w:delText>
        </w:r>
        <w:r w:rsidR="1CEB6D2B" w:rsidRPr="15F54EBB" w:rsidDel="00FA3129">
          <w:rPr>
            <w:rFonts w:ascii="Times New Roman" w:hAnsi="Times New Roman" w:cs="Times New Roman"/>
          </w:rPr>
          <w:delText xml:space="preserve"> </w:delText>
        </w:r>
        <w:r w:rsidR="4B5E45E6" w:rsidRPr="15F54EBB" w:rsidDel="00FA3129">
          <w:rPr>
            <w:rFonts w:ascii="Times New Roman" w:hAnsi="Times New Roman" w:cs="Times New Roman"/>
          </w:rPr>
          <w:delText>“load_input”</w:delText>
        </w:r>
        <w:r w:rsidR="2F6376BE" w:rsidRPr="15F54EBB" w:rsidDel="00FA3129">
          <w:rPr>
            <w:rFonts w:ascii="Times New Roman" w:hAnsi="Times New Roman" w:cs="Times New Roman"/>
          </w:rPr>
          <w:delText xml:space="preserve"> </w:delText>
        </w:r>
        <w:r w:rsidR="55AF7284" w:rsidRPr="15F54EBB" w:rsidDel="00FA3129">
          <w:rPr>
            <w:rFonts w:ascii="Times New Roman" w:hAnsi="Times New Roman" w:cs="Times New Roman"/>
          </w:rPr>
          <w:delText>can be consider</w:delText>
        </w:r>
      </w:del>
      <w:ins w:id="20" w:author="Hanyu Liu" w:date="2022-12-22T13:57:00Z">
        <w:r w:rsidR="00FA3129">
          <w:rPr>
            <w:rFonts w:ascii="Times New Roman" w:hAnsi="Times New Roman" w:cs="Times New Roman"/>
          </w:rPr>
          <w:t xml:space="preserve"> coefficient matrix</w:t>
        </w:r>
      </w:ins>
      <w:r w:rsidR="00025CD6">
        <w:rPr>
          <w:rFonts w:ascii="Times New Roman" w:hAnsi="Times New Roman" w:cs="Times New Roman"/>
        </w:rPr>
        <w:t xml:space="preserve"> and input matrix respectively.</w:t>
      </w:r>
      <w:ins w:id="21" w:author="Hanyu Liu" w:date="2022-12-22T13:57:00Z">
        <w:r w:rsidR="00FA3129">
          <w:rPr>
            <w:rFonts w:ascii="Times New Roman" w:hAnsi="Times New Roman" w:cs="Times New Roman"/>
          </w:rPr>
          <w:t xml:space="preserve"> </w:t>
        </w:r>
      </w:ins>
      <w:r w:rsidR="00025CD6">
        <w:rPr>
          <w:rFonts w:ascii="Times New Roman" w:hAnsi="Times New Roman" w:cs="Times New Roman"/>
        </w:rPr>
        <w:t xml:space="preserve">Module </w:t>
      </w:r>
      <w:ins w:id="22" w:author="Hanyu Liu" w:date="2022-12-22T13:57:00Z">
        <w:r w:rsidR="00FA3129">
          <w:rPr>
            <w:rFonts w:ascii="Times New Roman" w:hAnsi="Times New Roman" w:cs="Times New Roman"/>
          </w:rPr>
          <w:t>“</w:t>
        </w:r>
        <w:proofErr w:type="spellStart"/>
        <w:r w:rsidR="00FA3129">
          <w:rPr>
            <w:rFonts w:ascii="Times New Roman" w:hAnsi="Times New Roman" w:cs="Times New Roman"/>
          </w:rPr>
          <w:t>load_input</w:t>
        </w:r>
        <w:proofErr w:type="spellEnd"/>
        <w:r w:rsidR="00FA3129">
          <w:rPr>
            <w:rFonts w:ascii="Times New Roman" w:hAnsi="Times New Roman" w:cs="Times New Roman"/>
          </w:rPr>
          <w:t xml:space="preserve">” </w:t>
        </w:r>
      </w:ins>
      <w:r w:rsidR="00D56E5B">
        <w:rPr>
          <w:rFonts w:ascii="Times New Roman" w:hAnsi="Times New Roman" w:cs="Times New Roman"/>
        </w:rPr>
        <w:t>will generate the address for “</w:t>
      </w:r>
      <w:proofErr w:type="spellStart"/>
      <w:r w:rsidR="00D56E5B">
        <w:rPr>
          <w:rFonts w:ascii="Times New Roman" w:hAnsi="Times New Roman" w:cs="Times New Roman"/>
        </w:rPr>
        <w:t>SRAM_input</w:t>
      </w:r>
      <w:proofErr w:type="spellEnd"/>
      <w:r w:rsidR="00D56E5B">
        <w:rPr>
          <w:rFonts w:ascii="Times New Roman" w:hAnsi="Times New Roman" w:cs="Times New Roman"/>
        </w:rPr>
        <w:t>” and then</w:t>
      </w:r>
      <w:ins w:id="23" w:author="Hanyu Liu" w:date="2022-12-22T13:52:00Z">
        <w:r w:rsidR="00FA3129">
          <w:rPr>
            <w:rFonts w:ascii="Times New Roman" w:hAnsi="Times New Roman" w:cs="Times New Roman"/>
          </w:rPr>
          <w:t xml:space="preserve"> temporar</w:t>
        </w:r>
      </w:ins>
      <w:r w:rsidR="00D56E5B">
        <w:rPr>
          <w:rFonts w:ascii="Times New Roman" w:hAnsi="Times New Roman" w:cs="Times New Roman"/>
        </w:rPr>
        <w:t>il</w:t>
      </w:r>
      <w:ins w:id="24" w:author="Hanyu Liu" w:date="2022-12-22T13:52:00Z">
        <w:r w:rsidR="00FA3129">
          <w:rPr>
            <w:rFonts w:ascii="Times New Roman" w:hAnsi="Times New Roman" w:cs="Times New Roman"/>
          </w:rPr>
          <w:t xml:space="preserve">y </w:t>
        </w:r>
      </w:ins>
      <w:r w:rsidR="00D56E5B">
        <w:rPr>
          <w:rFonts w:ascii="Times New Roman" w:hAnsi="Times New Roman" w:cs="Times New Roman"/>
        </w:rPr>
        <w:t>keep</w:t>
      </w:r>
      <w:ins w:id="25" w:author="Hanyu Liu" w:date="2022-12-22T13:52:00Z">
        <w:r w:rsidR="00FA3129">
          <w:rPr>
            <w:rFonts w:ascii="Times New Roman" w:hAnsi="Times New Roman" w:cs="Times New Roman"/>
          </w:rPr>
          <w:t xml:space="preserve"> for </w:t>
        </w:r>
      </w:ins>
      <w:r w:rsidR="00025CD6">
        <w:rPr>
          <w:rFonts w:ascii="Times New Roman" w:hAnsi="Times New Roman" w:cs="Times New Roman" w:hint="eastAsia"/>
        </w:rPr>
        <w:t>a</w:t>
      </w:r>
      <w:r w:rsidR="00025CD6">
        <w:rPr>
          <w:rFonts w:ascii="Times New Roman" w:hAnsi="Times New Roman" w:cs="Times New Roman"/>
        </w:rPr>
        <w:t xml:space="preserve"> row of </w:t>
      </w:r>
      <w:r w:rsidR="0C6ED1B7" w:rsidRPr="15F54EBB">
        <w:rPr>
          <w:rFonts w:ascii="Times New Roman" w:hAnsi="Times New Roman" w:cs="Times New Roman"/>
        </w:rPr>
        <w:t>input matrix</w:t>
      </w:r>
      <w:r w:rsidR="00025CD6">
        <w:rPr>
          <w:rFonts w:ascii="Times New Roman" w:hAnsi="Times New Roman" w:cs="Times New Roman"/>
        </w:rPr>
        <w:t xml:space="preserve"> by four 16</w:t>
      </w:r>
      <w:r w:rsidR="00025CD6" w:rsidRPr="00025CD6">
        <w:rPr>
          <w:rFonts w:ascii="Times New Roman" w:hAnsi="Times New Roman" w:cs="Times New Roman"/>
        </w:rPr>
        <w:t>-</w:t>
      </w:r>
      <w:r w:rsidR="00025CD6">
        <w:rPr>
          <w:rFonts w:ascii="Times New Roman" w:hAnsi="Times New Roman" w:cs="Times New Roman"/>
        </w:rPr>
        <w:t>bit registers</w:t>
      </w:r>
      <w:r w:rsidR="0C6ED1B7" w:rsidRPr="15F54EBB">
        <w:rPr>
          <w:rFonts w:ascii="Times New Roman" w:hAnsi="Times New Roman" w:cs="Times New Roman"/>
        </w:rPr>
        <w:t xml:space="preserve">. </w:t>
      </w:r>
      <w:r w:rsidR="00025CD6">
        <w:rPr>
          <w:rFonts w:ascii="Times New Roman" w:hAnsi="Times New Roman" w:cs="Times New Roman"/>
        </w:rPr>
        <w:t xml:space="preserve">Module </w:t>
      </w:r>
      <w:r w:rsidR="2F07088F" w:rsidRPr="15F54EBB">
        <w:rPr>
          <w:rFonts w:ascii="Times New Roman" w:hAnsi="Times New Roman" w:cs="Times New Roman"/>
        </w:rPr>
        <w:t>“</w:t>
      </w:r>
      <w:proofErr w:type="spellStart"/>
      <w:r w:rsidR="2F07088F" w:rsidRPr="15F54EBB">
        <w:rPr>
          <w:rFonts w:ascii="Times New Roman" w:hAnsi="Times New Roman" w:cs="Times New Roman"/>
        </w:rPr>
        <w:t>load_coeff</w:t>
      </w:r>
      <w:proofErr w:type="spellEnd"/>
      <w:r w:rsidR="2F07088F" w:rsidRPr="15F54EBB">
        <w:rPr>
          <w:rFonts w:ascii="Times New Roman" w:hAnsi="Times New Roman" w:cs="Times New Roman"/>
        </w:rPr>
        <w:t xml:space="preserve">” </w:t>
      </w:r>
      <w:r w:rsidR="00D56E5B">
        <w:rPr>
          <w:rFonts w:ascii="Times New Roman" w:hAnsi="Times New Roman" w:cs="Times New Roman"/>
        </w:rPr>
        <w:t xml:space="preserve">will </w:t>
      </w:r>
      <w:r w:rsidR="1F201D66" w:rsidRPr="15F54EBB">
        <w:rPr>
          <w:rFonts w:ascii="Times New Roman" w:hAnsi="Times New Roman" w:cs="Times New Roman"/>
        </w:rPr>
        <w:t xml:space="preserve">generate </w:t>
      </w:r>
      <w:ins w:id="26" w:author="Hanyu Liu" w:date="2022-12-22T13:58:00Z">
        <w:r w:rsidR="00FA3129">
          <w:rPr>
            <w:rFonts w:ascii="Times New Roman" w:hAnsi="Times New Roman" w:cs="Times New Roman"/>
          </w:rPr>
          <w:t xml:space="preserve">an </w:t>
        </w:r>
      </w:ins>
      <w:r w:rsidR="1F201D66" w:rsidRPr="15F54EBB">
        <w:rPr>
          <w:rFonts w:ascii="Times New Roman" w:hAnsi="Times New Roman" w:cs="Times New Roman"/>
        </w:rPr>
        <w:t xml:space="preserve">address for </w:t>
      </w:r>
      <w:r w:rsidR="00025CD6" w:rsidRPr="15F54EBB">
        <w:rPr>
          <w:rFonts w:ascii="Times New Roman" w:hAnsi="Times New Roman" w:cs="Times New Roman"/>
        </w:rPr>
        <w:t>“</w:t>
      </w:r>
      <w:proofErr w:type="spellStart"/>
      <w:r w:rsidR="00025CD6" w:rsidRPr="15F54EBB">
        <w:rPr>
          <w:rFonts w:ascii="Times New Roman" w:hAnsi="Times New Roman" w:cs="Times New Roman"/>
        </w:rPr>
        <w:t>SRAM_</w:t>
      </w:r>
      <w:r w:rsidR="00025CD6">
        <w:rPr>
          <w:rFonts w:ascii="Times New Roman" w:hAnsi="Times New Roman" w:cs="Times New Roman"/>
        </w:rPr>
        <w:t>coe</w:t>
      </w:r>
      <w:proofErr w:type="spellEnd"/>
      <w:r w:rsidR="00025CD6" w:rsidRPr="15F54EBB">
        <w:rPr>
          <w:rFonts w:ascii="Times New Roman" w:hAnsi="Times New Roman" w:cs="Times New Roman"/>
        </w:rPr>
        <w:t>”</w:t>
      </w:r>
      <w:r w:rsidR="288CA806" w:rsidRPr="15F54EBB">
        <w:rPr>
          <w:rFonts w:ascii="Times New Roman" w:hAnsi="Times New Roman" w:cs="Times New Roman"/>
        </w:rPr>
        <w:t xml:space="preserve"> and</w:t>
      </w:r>
      <w:r w:rsidR="02843867" w:rsidRPr="15F54EBB">
        <w:rPr>
          <w:rFonts w:ascii="Times New Roman" w:hAnsi="Times New Roman" w:cs="Times New Roman"/>
        </w:rPr>
        <w:t xml:space="preserve"> </w:t>
      </w:r>
      <w:r w:rsidR="00D56E5B">
        <w:rPr>
          <w:rFonts w:ascii="Times New Roman" w:hAnsi="Times New Roman" w:cs="Times New Roman"/>
        </w:rPr>
        <w:t>send the data directly to the module “multiply”</w:t>
      </w:r>
      <w:r w:rsidR="6A20DEDC" w:rsidRPr="15F54EBB">
        <w:rPr>
          <w:rFonts w:ascii="Times New Roman" w:hAnsi="Times New Roman" w:cs="Times New Roman"/>
        </w:rPr>
        <w:t>.</w:t>
      </w:r>
      <w:ins w:id="27" w:author="Hanyu Liu" w:date="2022-12-22T13:58:00Z">
        <w:r w:rsidR="00FA3129">
          <w:rPr>
            <w:rFonts w:ascii="Times New Roman" w:hAnsi="Times New Roman" w:cs="Times New Roman"/>
          </w:rPr>
          <w:t xml:space="preserve"> </w:t>
        </w:r>
      </w:ins>
      <w:del w:id="28" w:author="Hanyu Liu" w:date="2022-12-22T13:58:00Z">
        <w:r w:rsidR="56F3D26C" w:rsidRPr="15F54EBB" w:rsidDel="00FA3129">
          <w:rPr>
            <w:rFonts w:ascii="Times New Roman" w:hAnsi="Times New Roman" w:cs="Times New Roman"/>
          </w:rPr>
          <w:delText xml:space="preserve"> </w:delText>
        </w:r>
      </w:del>
    </w:p>
    <w:p w14:paraId="5077876F" w14:textId="77777777" w:rsidR="00D56E5B" w:rsidDel="00A26932" w:rsidRDefault="00D56E5B" w:rsidP="21336DF4">
      <w:pPr>
        <w:spacing w:line="360" w:lineRule="auto"/>
        <w:rPr>
          <w:del w:id="29" w:author="Xingda Li" w:date="2022-12-22T20:02:00Z"/>
          <w:rFonts w:ascii="Times New Roman" w:hAnsi="Times New Roman" w:cs="Times New Roman"/>
        </w:rPr>
      </w:pPr>
    </w:p>
    <w:p w14:paraId="5DE0E724" w14:textId="77777777" w:rsidR="00AF1DF3" w:rsidDel="00A26932" w:rsidRDefault="00AF1DF3" w:rsidP="003B2A9A">
      <w:pPr>
        <w:spacing w:line="360" w:lineRule="auto"/>
        <w:rPr>
          <w:del w:id="30" w:author="Xingda Li" w:date="2022-12-22T20:02:00Z"/>
          <w:rFonts w:ascii="Times New Roman" w:hAnsi="Times New Roman" w:cs="Times New Roman"/>
        </w:rPr>
      </w:pPr>
    </w:p>
    <w:p w14:paraId="5CA9B071" w14:textId="5FA69565" w:rsidR="008B1423" w:rsidRDefault="008B1423" w:rsidP="21336DF4">
      <w:pPr>
        <w:spacing w:line="360" w:lineRule="auto"/>
        <w:rPr>
          <w:rFonts w:ascii="Times New Roman" w:hAnsi="Times New Roman" w:cs="Times New Roman"/>
        </w:rPr>
      </w:pPr>
      <w:r w:rsidRPr="21336DF4">
        <w:rPr>
          <w:rFonts w:ascii="Times New Roman" w:hAnsi="Times New Roman" w:cs="Times New Roman"/>
        </w:rPr>
        <w:br w:type="page"/>
      </w:r>
    </w:p>
    <w:p w14:paraId="3A1CCCDF" w14:textId="06CA8D00" w:rsidR="008D43CE" w:rsidRDefault="00ED224D" w:rsidP="00EF103C">
      <w:pPr>
        <w:spacing w:line="360" w:lineRule="auto"/>
        <w:outlineLvl w:val="1"/>
        <w:rPr>
          <w:rFonts w:ascii="Times New Roman" w:hAnsi="Times New Roman" w:cs="Times New Roman"/>
          <w:b/>
          <w:bCs/>
          <w:sz w:val="24"/>
          <w:szCs w:val="24"/>
        </w:rPr>
      </w:pPr>
      <w:bookmarkStart w:id="31" w:name="_Toc128402407"/>
      <w:r>
        <w:rPr>
          <w:rFonts w:ascii="Times New Roman" w:hAnsi="Times New Roman" w:cs="Times New Roman"/>
          <w:b/>
          <w:bCs/>
          <w:sz w:val="24"/>
          <w:szCs w:val="24"/>
        </w:rPr>
        <w:lastRenderedPageBreak/>
        <w:t>2</w:t>
      </w:r>
      <w:r w:rsidR="008D43CE" w:rsidRPr="00AC1ABA">
        <w:rPr>
          <w:rFonts w:ascii="Times New Roman" w:hAnsi="Times New Roman" w:cs="Times New Roman"/>
          <w:b/>
          <w:bCs/>
          <w:sz w:val="24"/>
          <w:szCs w:val="24"/>
        </w:rPr>
        <w:t xml:space="preserve">.2 </w:t>
      </w:r>
      <w:r w:rsidR="00D56E5B">
        <w:rPr>
          <w:rFonts w:ascii="Times New Roman" w:hAnsi="Times New Roman" w:cs="Times New Roman"/>
          <w:b/>
          <w:bCs/>
          <w:sz w:val="24"/>
          <w:szCs w:val="24"/>
        </w:rPr>
        <w:t xml:space="preserve">Fixed </w:t>
      </w:r>
      <w:r w:rsidR="008D43CE" w:rsidRPr="00AC1ABA">
        <w:rPr>
          <w:rFonts w:ascii="Times New Roman" w:hAnsi="Times New Roman" w:cs="Times New Roman"/>
          <w:b/>
          <w:bCs/>
          <w:sz w:val="24"/>
          <w:szCs w:val="24"/>
        </w:rPr>
        <w:t>ASMD charts</w:t>
      </w:r>
      <w:bookmarkEnd w:id="31"/>
    </w:p>
    <w:p w14:paraId="072214DB" w14:textId="681653C9" w:rsidR="00047F87" w:rsidRDefault="00D56E5B" w:rsidP="006D0956">
      <w:pPr>
        <w:spacing w:line="360" w:lineRule="auto"/>
        <w:rPr>
          <w:rFonts w:ascii="Times New Roman" w:hAnsi="Times New Roman" w:cs="Times New Roman"/>
          <w:sz w:val="24"/>
          <w:szCs w:val="24"/>
        </w:rPr>
      </w:pPr>
      <w:r>
        <w:rPr>
          <w:rFonts w:ascii="Times New Roman" w:hAnsi="Times New Roman" w:cs="Times New Roman"/>
          <w:sz w:val="24"/>
          <w:szCs w:val="24"/>
        </w:rPr>
        <w:t>To adapt the IC project 2, t</w:t>
      </w:r>
      <w:r w:rsidR="002D21BF">
        <w:rPr>
          <w:rFonts w:ascii="Times New Roman" w:hAnsi="Times New Roman" w:cs="Times New Roman"/>
          <w:sz w:val="24"/>
          <w:szCs w:val="24"/>
        </w:rPr>
        <w:t xml:space="preserve">here are </w:t>
      </w:r>
      <w:r>
        <w:rPr>
          <w:rFonts w:ascii="Times New Roman" w:hAnsi="Times New Roman" w:cs="Times New Roman"/>
          <w:sz w:val="24"/>
          <w:szCs w:val="24"/>
        </w:rPr>
        <w:t>three</w:t>
      </w:r>
      <w:r w:rsidR="002D21BF">
        <w:rPr>
          <w:rFonts w:ascii="Times New Roman" w:hAnsi="Times New Roman" w:cs="Times New Roman"/>
          <w:sz w:val="24"/>
          <w:szCs w:val="24"/>
        </w:rPr>
        <w:t xml:space="preserve"> </w:t>
      </w:r>
      <w:r>
        <w:rPr>
          <w:rFonts w:ascii="Times New Roman" w:hAnsi="Times New Roman" w:cs="Times New Roman"/>
          <w:sz w:val="24"/>
          <w:szCs w:val="24"/>
        </w:rPr>
        <w:t xml:space="preserve">fixed </w:t>
      </w:r>
      <w:r w:rsidR="002D21BF">
        <w:rPr>
          <w:rFonts w:ascii="Times New Roman" w:hAnsi="Times New Roman" w:cs="Times New Roman"/>
          <w:sz w:val="24"/>
          <w:szCs w:val="24"/>
        </w:rPr>
        <w:t>ASMD charts shown in this part, “controller”, “</w:t>
      </w:r>
      <w:proofErr w:type="spellStart"/>
      <w:r w:rsidR="002D21BF">
        <w:rPr>
          <w:rFonts w:ascii="Times New Roman" w:hAnsi="Times New Roman" w:cs="Times New Roman"/>
          <w:sz w:val="24"/>
          <w:szCs w:val="24"/>
        </w:rPr>
        <w:t>load_coeff</w:t>
      </w:r>
      <w:proofErr w:type="spellEnd"/>
      <w:r w:rsidR="002D21BF">
        <w:rPr>
          <w:rFonts w:ascii="Times New Roman" w:hAnsi="Times New Roman" w:cs="Times New Roman"/>
          <w:sz w:val="24"/>
          <w:szCs w:val="24"/>
        </w:rPr>
        <w:t xml:space="preserve">”, </w:t>
      </w:r>
      <w:r w:rsidR="000922E8">
        <w:rPr>
          <w:rFonts w:ascii="Times New Roman" w:hAnsi="Times New Roman" w:cs="Times New Roman"/>
          <w:sz w:val="24"/>
          <w:szCs w:val="24"/>
        </w:rPr>
        <w:t xml:space="preserve">and </w:t>
      </w:r>
      <w:r w:rsidR="002D21BF">
        <w:rPr>
          <w:rFonts w:ascii="Times New Roman" w:hAnsi="Times New Roman" w:cs="Times New Roman"/>
          <w:sz w:val="24"/>
          <w:szCs w:val="24"/>
        </w:rPr>
        <w:t>“</w:t>
      </w:r>
      <w:proofErr w:type="spellStart"/>
      <w:r w:rsidR="002D21BF">
        <w:rPr>
          <w:rFonts w:ascii="Times New Roman" w:hAnsi="Times New Roman" w:cs="Times New Roman"/>
          <w:sz w:val="24"/>
          <w:szCs w:val="24"/>
        </w:rPr>
        <w:t>load_input</w:t>
      </w:r>
      <w:proofErr w:type="spellEnd"/>
      <w:r w:rsidR="002D21BF">
        <w:rPr>
          <w:rFonts w:ascii="Times New Roman" w:hAnsi="Times New Roman" w:cs="Times New Roman"/>
          <w:sz w:val="24"/>
          <w:szCs w:val="24"/>
        </w:rPr>
        <w:t>”</w:t>
      </w:r>
      <w:r>
        <w:rPr>
          <w:rFonts w:ascii="Times New Roman" w:hAnsi="Times New Roman" w:cs="Times New Roman"/>
          <w:sz w:val="24"/>
          <w:szCs w:val="24"/>
        </w:rPr>
        <w:t xml:space="preserve">. In this part, the fixed state machine will be introduced. </w:t>
      </w:r>
    </w:p>
    <w:p w14:paraId="4BCD9813" w14:textId="24D6627D" w:rsidR="003B2A9A" w:rsidRPr="008911DF" w:rsidRDefault="00ED224D" w:rsidP="00FA1D75">
      <w:pPr>
        <w:outlineLvl w:val="2"/>
        <w:rPr>
          <w:rFonts w:ascii="Times New Roman" w:hAnsi="Times New Roman" w:cs="Times New Roman"/>
          <w:b/>
          <w:bCs/>
        </w:rPr>
      </w:pPr>
      <w:bookmarkStart w:id="32" w:name="_Toc128402408"/>
      <w:r>
        <w:rPr>
          <w:rFonts w:ascii="Times New Roman" w:hAnsi="Times New Roman" w:cs="Times New Roman"/>
          <w:b/>
          <w:bCs/>
        </w:rPr>
        <w:t>2</w:t>
      </w:r>
      <w:r w:rsidR="008D43CE" w:rsidRPr="008911DF">
        <w:rPr>
          <w:rFonts w:ascii="Times New Roman" w:hAnsi="Times New Roman" w:cs="Times New Roman"/>
          <w:b/>
          <w:bCs/>
        </w:rPr>
        <w:t>.2.1 Controller</w:t>
      </w:r>
      <w:bookmarkEnd w:id="32"/>
      <w:r w:rsidR="008D43CE" w:rsidRPr="008911DF">
        <w:rPr>
          <w:rFonts w:ascii="Times New Roman" w:hAnsi="Times New Roman" w:cs="Times New Roman"/>
          <w:b/>
          <w:bCs/>
        </w:rPr>
        <w:t xml:space="preserve"> </w:t>
      </w:r>
    </w:p>
    <w:p w14:paraId="651328F9" w14:textId="04D3F1E6" w:rsidR="00CB18D7" w:rsidRDefault="21336DF4" w:rsidP="00CB18D7">
      <w:pPr>
        <w:spacing w:line="360" w:lineRule="auto"/>
        <w:rPr>
          <w:rFonts w:ascii="Times New Roman" w:hAnsi="Times New Roman" w:cs="Times New Roman"/>
        </w:rPr>
      </w:pPr>
      <w:r w:rsidRPr="21336DF4">
        <w:rPr>
          <w:rFonts w:ascii="Times New Roman" w:hAnsi="Times New Roman" w:cs="Times New Roman"/>
        </w:rPr>
        <w:t xml:space="preserve">The ASMD chart of the “controller” is shown in Figure </w:t>
      </w:r>
      <w:r w:rsidR="002475BB">
        <w:rPr>
          <w:rFonts w:ascii="Times New Roman" w:hAnsi="Times New Roman" w:cs="Times New Roman"/>
        </w:rPr>
        <w:t>2</w:t>
      </w:r>
      <w:r w:rsidRPr="21336DF4">
        <w:rPr>
          <w:rFonts w:ascii="Times New Roman" w:hAnsi="Times New Roman" w:cs="Times New Roman"/>
        </w:rPr>
        <w:t xml:space="preserve">.2.1. There are </w:t>
      </w:r>
      <w:r w:rsidR="000922E8">
        <w:rPr>
          <w:rFonts w:ascii="Times New Roman" w:hAnsi="Times New Roman" w:cs="Times New Roman"/>
        </w:rPr>
        <w:t>three</w:t>
      </w:r>
      <w:r w:rsidRPr="21336DF4">
        <w:rPr>
          <w:rFonts w:ascii="Times New Roman" w:hAnsi="Times New Roman" w:cs="Times New Roman"/>
        </w:rPr>
        <w:t xml:space="preserve"> states in this module.</w:t>
      </w:r>
    </w:p>
    <w:p w14:paraId="7671B198" w14:textId="708E205D" w:rsidR="0096255B" w:rsidRDefault="006B4060" w:rsidP="0096255B">
      <w:pPr>
        <w:spacing w:line="360" w:lineRule="auto"/>
        <w:jc w:val="center"/>
        <w:rPr>
          <w:rFonts w:ascii="Times New Roman" w:hAnsi="Times New Roman" w:cs="Times New Roman"/>
        </w:rPr>
      </w:pPr>
      <w:r>
        <w:rPr>
          <w:noProof/>
        </w:rPr>
        <w:drawing>
          <wp:inline distT="0" distB="0" distL="0" distR="0" wp14:anchorId="25E3A264" wp14:editId="14F3F868">
            <wp:extent cx="5148072" cy="4828032"/>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8072" cy="4828032"/>
                    </a:xfrm>
                    <a:prstGeom prst="rect">
                      <a:avLst/>
                    </a:prstGeom>
                    <a:noFill/>
                    <a:ln>
                      <a:noFill/>
                    </a:ln>
                  </pic:spPr>
                </pic:pic>
              </a:graphicData>
            </a:graphic>
          </wp:inline>
        </w:drawing>
      </w:r>
    </w:p>
    <w:p w14:paraId="02B6FFF8" w14:textId="60BFF621" w:rsidR="0096255B" w:rsidRDefault="0096255B" w:rsidP="0096255B">
      <w:pPr>
        <w:spacing w:line="360" w:lineRule="auto"/>
        <w:jc w:val="center"/>
        <w:rPr>
          <w:rFonts w:ascii="Times New Roman" w:hAnsi="Times New Roman" w:cs="Times New Roman"/>
        </w:rPr>
      </w:pPr>
      <w:r>
        <w:rPr>
          <w:rFonts w:ascii="Times New Roman" w:hAnsi="Times New Roman" w:cs="Times New Roman"/>
        </w:rPr>
        <w:t>F</w:t>
      </w:r>
      <w:r>
        <w:rPr>
          <w:rFonts w:ascii="Times New Roman" w:hAnsi="Times New Roman" w:cs="Times New Roman" w:hint="eastAsia"/>
        </w:rPr>
        <w:t>igure</w:t>
      </w:r>
      <w:r>
        <w:rPr>
          <w:rFonts w:ascii="Times New Roman" w:hAnsi="Times New Roman" w:cs="Times New Roman"/>
        </w:rPr>
        <w:t xml:space="preserve"> </w:t>
      </w:r>
      <w:r w:rsidR="00025CD6">
        <w:rPr>
          <w:rFonts w:ascii="Times New Roman" w:hAnsi="Times New Roman" w:cs="Times New Roman"/>
        </w:rPr>
        <w:t>2</w:t>
      </w:r>
      <w:r>
        <w:rPr>
          <w:rFonts w:ascii="Times New Roman" w:hAnsi="Times New Roman" w:cs="Times New Roman"/>
        </w:rPr>
        <w:t xml:space="preserve">.2.1: </w:t>
      </w:r>
      <w:r w:rsidR="008911DF">
        <w:rPr>
          <w:rFonts w:ascii="Times New Roman" w:hAnsi="Times New Roman" w:cs="Times New Roman"/>
        </w:rPr>
        <w:t>T</w:t>
      </w:r>
      <w:r>
        <w:rPr>
          <w:rFonts w:ascii="Times New Roman" w:hAnsi="Times New Roman" w:cs="Times New Roman"/>
        </w:rPr>
        <w:t xml:space="preserve">he ASMD chart of </w:t>
      </w:r>
      <w:r w:rsidR="00744A45">
        <w:rPr>
          <w:rFonts w:ascii="Times New Roman" w:hAnsi="Times New Roman" w:cs="Times New Roman"/>
        </w:rPr>
        <w:t xml:space="preserve">the </w:t>
      </w:r>
      <w:r>
        <w:rPr>
          <w:rFonts w:ascii="Times New Roman" w:hAnsi="Times New Roman" w:cs="Times New Roman"/>
        </w:rPr>
        <w:t>“controller”</w:t>
      </w:r>
    </w:p>
    <w:p w14:paraId="4D4A55FE" w14:textId="105BA153" w:rsidR="00A72E57" w:rsidRDefault="00A72E57" w:rsidP="00A72E57">
      <w:pPr>
        <w:spacing w:line="360" w:lineRule="auto"/>
        <w:rPr>
          <w:rFonts w:ascii="Times New Roman" w:hAnsi="Times New Roman" w:cs="Times New Roman"/>
        </w:rPr>
      </w:pPr>
      <w:proofErr w:type="spellStart"/>
      <w:r>
        <w:rPr>
          <w:rFonts w:ascii="Times New Roman" w:hAnsi="Times New Roman" w:cs="Times New Roman"/>
        </w:rPr>
        <w:t>S_initial</w:t>
      </w:r>
      <w:proofErr w:type="spellEnd"/>
      <w:r>
        <w:rPr>
          <w:rFonts w:ascii="Times New Roman" w:hAnsi="Times New Roman" w:cs="Times New Roman"/>
        </w:rPr>
        <w:t xml:space="preserve">: </w:t>
      </w:r>
    </w:p>
    <w:p w14:paraId="1D578605" w14:textId="26C46D1F" w:rsidR="00A72E57" w:rsidRPr="00BD3A76" w:rsidRDefault="00A72E57" w:rsidP="6AA74C3B">
      <w:pPr>
        <w:spacing w:line="360" w:lineRule="auto"/>
        <w:rPr>
          <w:rFonts w:ascii="Times New Roman" w:eastAsia="Times New Roman" w:hAnsi="Times New Roman" w:cs="Times New Roman"/>
        </w:rPr>
      </w:pPr>
      <w:r>
        <w:rPr>
          <w:rFonts w:ascii="Times New Roman" w:hAnsi="Times New Roman" w:cs="Times New Roman"/>
        </w:rPr>
        <w:t>In</w:t>
      </w:r>
      <w:r w:rsidR="00F65B2B">
        <w:rPr>
          <w:rFonts w:ascii="Times New Roman" w:hAnsi="Times New Roman" w:cs="Times New Roman"/>
        </w:rPr>
        <w:t xml:space="preserve"> this state, </w:t>
      </w:r>
      <w:r w:rsidR="44FD2836" w:rsidRPr="44FD2836">
        <w:rPr>
          <w:rFonts w:ascii="Times New Roman" w:hAnsi="Times New Roman" w:cs="Times New Roman"/>
        </w:rPr>
        <w:t>all</w:t>
      </w:r>
      <w:r w:rsidR="3127D3AC" w:rsidRPr="3127D3AC">
        <w:rPr>
          <w:rFonts w:ascii="Times New Roman" w:hAnsi="Times New Roman" w:cs="Times New Roman"/>
        </w:rPr>
        <w:t xml:space="preserve"> signals are set</w:t>
      </w:r>
      <w:r w:rsidR="1AB4737E" w:rsidRPr="1AB4737E">
        <w:rPr>
          <w:rFonts w:ascii="Times New Roman" w:hAnsi="Times New Roman" w:cs="Times New Roman"/>
        </w:rPr>
        <w:t xml:space="preserve"> to default </w:t>
      </w:r>
      <w:r w:rsidR="51DAAF1F" w:rsidRPr="51DAAF1F">
        <w:rPr>
          <w:rFonts w:ascii="Times New Roman" w:hAnsi="Times New Roman" w:cs="Times New Roman"/>
        </w:rPr>
        <w:t>values</w:t>
      </w:r>
      <w:r w:rsidR="2CA0A3F3" w:rsidRPr="2CA0A3F3">
        <w:rPr>
          <w:rFonts w:ascii="Times New Roman" w:hAnsi="Times New Roman" w:cs="Times New Roman"/>
        </w:rPr>
        <w:t>.</w:t>
      </w:r>
      <w:r w:rsidR="51DAAF1F" w:rsidRPr="51DAAF1F">
        <w:rPr>
          <w:rFonts w:ascii="Times New Roman" w:hAnsi="Times New Roman" w:cs="Times New Roman"/>
        </w:rPr>
        <w:t xml:space="preserve"> </w:t>
      </w:r>
      <w:r w:rsidR="00F65B2B">
        <w:rPr>
          <w:rFonts w:ascii="Times New Roman" w:hAnsi="Times New Roman" w:cs="Times New Roman"/>
        </w:rPr>
        <w:t xml:space="preserve"> </w:t>
      </w:r>
      <w:r w:rsidR="006F3360">
        <w:rPr>
          <w:rFonts w:ascii="Times New Roman" w:hAnsi="Times New Roman" w:cs="Times New Roman"/>
        </w:rPr>
        <w:t xml:space="preserve">Signal </w:t>
      </w:r>
      <w:r w:rsidR="73486FFF" w:rsidRPr="73486FFF">
        <w:rPr>
          <w:rFonts w:ascii="Times New Roman" w:hAnsi="Times New Roman" w:cs="Times New Roman"/>
        </w:rPr>
        <w:t>“flag1”</w:t>
      </w:r>
      <w:r w:rsidR="005200F8">
        <w:rPr>
          <w:rFonts w:ascii="Times New Roman" w:hAnsi="Times New Roman" w:cs="Times New Roman"/>
        </w:rPr>
        <w:t xml:space="preserve"> </w:t>
      </w:r>
      <w:r w:rsidR="00312AEB">
        <w:rPr>
          <w:rFonts w:ascii="Times New Roman" w:hAnsi="Times New Roman" w:cs="Times New Roman"/>
        </w:rPr>
        <w:t>in IC project 1 has been deleted due to all the data has been stored in SRAMs. There is no need to get the data from the outside. Thus, once the signal “start” is HIGH, the calculation will start immediately.</w:t>
      </w:r>
    </w:p>
    <w:p w14:paraId="73026B40" w14:textId="2BB15725" w:rsidR="00A72E57" w:rsidRDefault="00A72E57" w:rsidP="00A72E57">
      <w:pPr>
        <w:spacing w:line="360" w:lineRule="auto"/>
        <w:rPr>
          <w:rFonts w:ascii="Times New Roman" w:hAnsi="Times New Roman" w:cs="Times New Roman"/>
        </w:rPr>
      </w:pPr>
      <w:proofErr w:type="spellStart"/>
      <w:r>
        <w:rPr>
          <w:rFonts w:ascii="Times New Roman" w:hAnsi="Times New Roman" w:cs="Times New Roman"/>
        </w:rPr>
        <w:t>S_ld_input</w:t>
      </w:r>
      <w:proofErr w:type="spellEnd"/>
      <w:r>
        <w:rPr>
          <w:rFonts w:ascii="Times New Roman" w:hAnsi="Times New Roman" w:cs="Times New Roman"/>
        </w:rPr>
        <w:t xml:space="preserve">: </w:t>
      </w:r>
    </w:p>
    <w:p w14:paraId="19146590" w14:textId="1FED9B43" w:rsidR="003C08EA" w:rsidRPr="00131FFE" w:rsidRDefault="00C879C3" w:rsidP="003C08EA">
      <w:pPr>
        <w:spacing w:line="360" w:lineRule="auto"/>
        <w:rPr>
          <w:rFonts w:ascii="Times New Roman" w:hAnsi="Times New Roman" w:cs="Times New Roman"/>
        </w:rPr>
      </w:pPr>
      <w:r>
        <w:rPr>
          <w:rFonts w:ascii="Times New Roman" w:hAnsi="Times New Roman" w:cs="Times New Roman"/>
        </w:rPr>
        <w:lastRenderedPageBreak/>
        <w:t>In</w:t>
      </w:r>
      <w:r w:rsidR="005200F8">
        <w:rPr>
          <w:rFonts w:ascii="Times New Roman" w:hAnsi="Times New Roman" w:cs="Times New Roman"/>
        </w:rPr>
        <w:t xml:space="preserve"> this state,</w:t>
      </w:r>
      <w:r w:rsidR="00822EBF" w:rsidDel="00CB247D">
        <w:rPr>
          <w:rFonts w:ascii="Times New Roman" w:hAnsi="Times New Roman" w:cs="Times New Roman"/>
        </w:rPr>
        <w:t xml:space="preserve"> </w:t>
      </w:r>
      <w:r w:rsidR="005E2FED">
        <w:rPr>
          <w:rFonts w:ascii="Times New Roman" w:hAnsi="Times New Roman" w:cs="Times New Roman"/>
        </w:rPr>
        <w:t xml:space="preserve">8 </w:t>
      </w:r>
      <w:r w:rsidR="00822EBF">
        <w:rPr>
          <w:rFonts w:ascii="Times New Roman" w:hAnsi="Times New Roman" w:cs="Times New Roman"/>
        </w:rPr>
        <w:t xml:space="preserve">inputs </w:t>
      </w:r>
      <w:r w:rsidR="00CB247D">
        <w:rPr>
          <w:rFonts w:ascii="Times New Roman" w:hAnsi="Times New Roman" w:cs="Times New Roman"/>
        </w:rPr>
        <w:t xml:space="preserve">will be </w:t>
      </w:r>
      <w:r w:rsidR="00E95037">
        <w:rPr>
          <w:rFonts w:ascii="Times New Roman" w:hAnsi="Times New Roman" w:cs="Times New Roman"/>
        </w:rPr>
        <w:t xml:space="preserve">loaded </w:t>
      </w:r>
      <w:r w:rsidR="00822EBF">
        <w:rPr>
          <w:rFonts w:ascii="Times New Roman" w:hAnsi="Times New Roman" w:cs="Times New Roman"/>
        </w:rPr>
        <w:t xml:space="preserve">from </w:t>
      </w:r>
      <w:r w:rsidR="00312AEB">
        <w:rPr>
          <w:rFonts w:ascii="Times New Roman" w:hAnsi="Times New Roman" w:cs="Times New Roman"/>
        </w:rPr>
        <w:t>“</w:t>
      </w:r>
      <w:proofErr w:type="spellStart"/>
      <w:r w:rsidR="00312AEB">
        <w:rPr>
          <w:rFonts w:ascii="Times New Roman" w:hAnsi="Times New Roman" w:cs="Times New Roman"/>
        </w:rPr>
        <w:t>SRAM_input</w:t>
      </w:r>
      <w:proofErr w:type="spellEnd"/>
      <w:r w:rsidR="00312AEB">
        <w:rPr>
          <w:rFonts w:ascii="Times New Roman" w:hAnsi="Times New Roman" w:cs="Times New Roman"/>
        </w:rPr>
        <w:t>”</w:t>
      </w:r>
      <w:r w:rsidR="00350FAD">
        <w:rPr>
          <w:rFonts w:ascii="Times New Roman" w:hAnsi="Times New Roman" w:cs="Times New Roman"/>
        </w:rPr>
        <w:t xml:space="preserve"> and stor</w:t>
      </w:r>
      <w:r w:rsidR="00991E50">
        <w:rPr>
          <w:rFonts w:ascii="Times New Roman" w:hAnsi="Times New Roman" w:cs="Times New Roman"/>
        </w:rPr>
        <w:t>e</w:t>
      </w:r>
      <w:r w:rsidR="00E95037">
        <w:rPr>
          <w:rFonts w:ascii="Times New Roman" w:hAnsi="Times New Roman" w:cs="Times New Roman"/>
        </w:rPr>
        <w:t>d</w:t>
      </w:r>
      <w:r w:rsidR="00991E50">
        <w:rPr>
          <w:rFonts w:ascii="Times New Roman" w:hAnsi="Times New Roman" w:cs="Times New Roman"/>
        </w:rPr>
        <w:t xml:space="preserve"> in</w:t>
      </w:r>
      <w:ins w:id="33" w:author="Hanyu Liu" w:date="2022-12-22T14:04:00Z">
        <w:r w:rsidR="00FA3129">
          <w:rPr>
            <w:rFonts w:ascii="Times New Roman" w:hAnsi="Times New Roman" w:cs="Times New Roman"/>
          </w:rPr>
          <w:t xml:space="preserve"> </w:t>
        </w:r>
      </w:ins>
      <w:r w:rsidR="00312AEB">
        <w:rPr>
          <w:rFonts w:ascii="Times New Roman" w:hAnsi="Times New Roman" w:cs="Times New Roman"/>
        </w:rPr>
        <w:t xml:space="preserve">four 16-bit </w:t>
      </w:r>
      <w:del w:id="34" w:author="Xingda Li" w:date="2022-12-22T14:55:00Z">
        <w:r w:rsidR="00991E50" w:rsidDel="008478A9">
          <w:rPr>
            <w:rFonts w:ascii="Times New Roman" w:hAnsi="Times New Roman" w:cs="Times New Roman"/>
          </w:rPr>
          <w:delText xml:space="preserve"> </w:delText>
        </w:r>
      </w:del>
      <w:r w:rsidR="00991E50">
        <w:rPr>
          <w:rFonts w:ascii="Times New Roman" w:hAnsi="Times New Roman" w:cs="Times New Roman"/>
        </w:rPr>
        <w:t>registers</w:t>
      </w:r>
      <w:r w:rsidR="008478A9">
        <w:rPr>
          <w:rFonts w:ascii="Times New Roman" w:hAnsi="Times New Roman" w:cs="Times New Roman"/>
        </w:rPr>
        <w:t>.</w:t>
      </w:r>
      <w:r w:rsidR="00991E50" w:rsidDel="008478A9">
        <w:rPr>
          <w:rFonts w:ascii="Times New Roman" w:hAnsi="Times New Roman" w:cs="Times New Roman"/>
        </w:rPr>
        <w:t xml:space="preserve"> </w:t>
      </w:r>
      <w:r w:rsidR="008478A9">
        <w:rPr>
          <w:rFonts w:ascii="Times New Roman" w:hAnsi="Times New Roman" w:cs="Times New Roman"/>
        </w:rPr>
        <w:t xml:space="preserve">After that, </w:t>
      </w:r>
      <w:r w:rsidR="008478A9" w:rsidRPr="2481F444">
        <w:rPr>
          <w:rFonts w:ascii="Times New Roman" w:hAnsi="Times New Roman" w:cs="Times New Roman"/>
        </w:rPr>
        <w:t>t</w:t>
      </w:r>
      <w:r w:rsidR="003C08EA" w:rsidRPr="2481F444">
        <w:rPr>
          <w:rFonts w:ascii="Times New Roman" w:hAnsi="Times New Roman" w:cs="Times New Roman"/>
        </w:rPr>
        <w:t>he</w:t>
      </w:r>
      <w:r w:rsidR="003C08EA">
        <w:rPr>
          <w:rFonts w:ascii="Times New Roman" w:hAnsi="Times New Roman" w:cs="Times New Roman"/>
        </w:rPr>
        <w:t xml:space="preserve"> signal “</w:t>
      </w:r>
      <w:proofErr w:type="spellStart"/>
      <w:r w:rsidR="003C08EA">
        <w:rPr>
          <w:rFonts w:ascii="Times New Roman" w:hAnsi="Times New Roman" w:cs="Times New Roman"/>
        </w:rPr>
        <w:t>ldinput_done</w:t>
      </w:r>
      <w:proofErr w:type="spellEnd"/>
      <w:r w:rsidR="003C08EA">
        <w:rPr>
          <w:rFonts w:ascii="Times New Roman" w:hAnsi="Times New Roman" w:cs="Times New Roman"/>
        </w:rPr>
        <w:t xml:space="preserve">” will be </w:t>
      </w:r>
      <w:r w:rsidR="00E95037">
        <w:rPr>
          <w:rFonts w:ascii="Times New Roman" w:hAnsi="Times New Roman" w:cs="Times New Roman"/>
        </w:rPr>
        <w:t xml:space="preserve">set to </w:t>
      </w:r>
      <w:r w:rsidR="003C08EA">
        <w:rPr>
          <w:rFonts w:ascii="Times New Roman" w:hAnsi="Times New Roman" w:cs="Times New Roman"/>
        </w:rPr>
        <w:t>HIGH</w:t>
      </w:r>
      <w:r w:rsidR="008478A9">
        <w:rPr>
          <w:rFonts w:ascii="Times New Roman" w:hAnsi="Times New Roman" w:cs="Times New Roman"/>
        </w:rPr>
        <w:t xml:space="preserve">, </w:t>
      </w:r>
      <w:r w:rsidR="004A0E98">
        <w:rPr>
          <w:rFonts w:ascii="Times New Roman" w:hAnsi="Times New Roman" w:cs="Times New Roman"/>
        </w:rPr>
        <w:t>which indicates that the system is ready to produce</w:t>
      </w:r>
      <w:r w:rsidR="00312AEB">
        <w:rPr>
          <w:rFonts w:ascii="Times New Roman" w:hAnsi="Times New Roman" w:cs="Times New Roman"/>
        </w:rPr>
        <w:t xml:space="preserve"> a column of </w:t>
      </w:r>
      <w:r w:rsidR="004A0E98">
        <w:rPr>
          <w:rFonts w:ascii="Times New Roman" w:hAnsi="Times New Roman" w:cs="Times New Roman"/>
        </w:rPr>
        <w:t>result</w:t>
      </w:r>
      <w:r w:rsidR="00312AEB">
        <w:rPr>
          <w:rFonts w:ascii="Times New Roman" w:hAnsi="Times New Roman" w:cs="Times New Roman"/>
        </w:rPr>
        <w:t>s</w:t>
      </w:r>
      <w:r w:rsidR="00D56E5B">
        <w:rPr>
          <w:rFonts w:ascii="Times New Roman" w:hAnsi="Times New Roman" w:cs="Times New Roman"/>
        </w:rPr>
        <w:t>.</w:t>
      </w:r>
    </w:p>
    <w:p w14:paraId="4FAEF2E7" w14:textId="1EFAC16D" w:rsidR="00A72E57" w:rsidRDefault="00A72E57" w:rsidP="00A72E57">
      <w:pPr>
        <w:spacing w:line="360" w:lineRule="auto"/>
        <w:rPr>
          <w:rFonts w:ascii="Times New Roman" w:hAnsi="Times New Roman" w:cs="Times New Roman"/>
        </w:rPr>
      </w:pPr>
      <w:proofErr w:type="spellStart"/>
      <w:r>
        <w:rPr>
          <w:rFonts w:ascii="Times New Roman" w:hAnsi="Times New Roman" w:cs="Times New Roman"/>
        </w:rPr>
        <w:t>S_op</w:t>
      </w:r>
      <w:proofErr w:type="spellEnd"/>
      <w:r>
        <w:rPr>
          <w:rFonts w:ascii="Times New Roman" w:hAnsi="Times New Roman" w:cs="Times New Roman"/>
        </w:rPr>
        <w:t xml:space="preserve">: </w:t>
      </w:r>
    </w:p>
    <w:p w14:paraId="04500610" w14:textId="6F873398" w:rsidR="007E1401" w:rsidRDefault="004A0E98" w:rsidP="007D2920">
      <w:pPr>
        <w:spacing w:line="360" w:lineRule="auto"/>
        <w:rPr>
          <w:rFonts w:ascii="Times New Roman" w:hAnsi="Times New Roman" w:cs="Times New Roman"/>
        </w:rPr>
      </w:pPr>
      <w:r>
        <w:rPr>
          <w:rFonts w:ascii="Times New Roman" w:hAnsi="Times New Roman" w:cs="Times New Roman"/>
        </w:rPr>
        <w:t>The</w:t>
      </w:r>
      <w:r w:rsidR="0012734B" w:rsidDel="004A0E98">
        <w:rPr>
          <w:rFonts w:ascii="Times New Roman" w:hAnsi="Times New Roman" w:cs="Times New Roman"/>
        </w:rPr>
        <w:t xml:space="preserve"> </w:t>
      </w:r>
      <w:r w:rsidR="0012734B">
        <w:rPr>
          <w:rFonts w:ascii="Times New Roman" w:hAnsi="Times New Roman" w:cs="Times New Roman"/>
        </w:rPr>
        <w:t>s</w:t>
      </w:r>
      <w:r w:rsidR="00D237A6" w:rsidRPr="00D237A6">
        <w:rPr>
          <w:rFonts w:ascii="Times New Roman" w:hAnsi="Times New Roman" w:cs="Times New Roman"/>
        </w:rPr>
        <w:t>tate “</w:t>
      </w:r>
      <w:proofErr w:type="spellStart"/>
      <w:r w:rsidR="00D237A6" w:rsidRPr="00D237A6">
        <w:rPr>
          <w:rFonts w:ascii="Times New Roman" w:hAnsi="Times New Roman" w:cs="Times New Roman"/>
        </w:rPr>
        <w:t>s_op</w:t>
      </w:r>
      <w:proofErr w:type="spellEnd"/>
      <w:r w:rsidR="00D237A6" w:rsidRPr="00D237A6">
        <w:rPr>
          <w:rFonts w:ascii="Times New Roman" w:hAnsi="Times New Roman" w:cs="Times New Roman"/>
        </w:rPr>
        <w:t>”</w:t>
      </w:r>
      <w:r>
        <w:rPr>
          <w:rFonts w:ascii="Times New Roman" w:hAnsi="Times New Roman" w:cs="Times New Roman"/>
        </w:rPr>
        <w:t xml:space="preserve"> is where</w:t>
      </w:r>
      <w:r w:rsidR="0012734B">
        <w:rPr>
          <w:rFonts w:ascii="Times New Roman" w:hAnsi="Times New Roman" w:cs="Times New Roman"/>
        </w:rPr>
        <w:t xml:space="preserve"> </w:t>
      </w:r>
      <w:r w:rsidR="00B451D9">
        <w:rPr>
          <w:rFonts w:ascii="Times New Roman" w:hAnsi="Times New Roman" w:cs="Times New Roman"/>
        </w:rPr>
        <w:t>the multiplication and accumulation take</w:t>
      </w:r>
      <w:del w:id="35" w:author="Hanyu Liu" w:date="2022-12-22T14:04:00Z">
        <w:r w:rsidR="00B451D9" w:rsidDel="00FA3129">
          <w:rPr>
            <w:rFonts w:ascii="Times New Roman" w:hAnsi="Times New Roman" w:cs="Times New Roman"/>
          </w:rPr>
          <w:delText>s</w:delText>
        </w:r>
      </w:del>
      <w:r w:rsidR="00B451D9">
        <w:rPr>
          <w:rFonts w:ascii="Times New Roman" w:hAnsi="Times New Roman" w:cs="Times New Roman"/>
        </w:rPr>
        <w:t xml:space="preserve"> place. </w:t>
      </w:r>
      <w:r w:rsidR="00D56E5B">
        <w:rPr>
          <w:rFonts w:ascii="Times New Roman" w:hAnsi="Times New Roman" w:cs="Times New Roman"/>
        </w:rPr>
        <w:t>There is no change compared with the design in IC project 1.</w:t>
      </w:r>
    </w:p>
    <w:p w14:paraId="4A871EA0" w14:textId="4AFB0886" w:rsidR="008B1423" w:rsidRDefault="008B1423">
      <w:pPr>
        <w:rPr>
          <w:rFonts w:ascii="Times New Roman" w:hAnsi="Times New Roman" w:cs="Times New Roman"/>
        </w:rPr>
      </w:pPr>
      <w:r>
        <w:rPr>
          <w:rFonts w:ascii="Times New Roman" w:hAnsi="Times New Roman" w:cs="Times New Roman"/>
        </w:rPr>
        <w:br w:type="page"/>
      </w:r>
    </w:p>
    <w:p w14:paraId="5B8C6A98" w14:textId="71F68E7C" w:rsidR="008D43CE" w:rsidRPr="008911DF" w:rsidRDefault="00ED224D" w:rsidP="00EF103C">
      <w:pPr>
        <w:spacing w:line="360" w:lineRule="auto"/>
        <w:outlineLvl w:val="2"/>
        <w:rPr>
          <w:rFonts w:ascii="Times New Roman" w:hAnsi="Times New Roman" w:cs="Times New Roman"/>
          <w:b/>
          <w:bCs/>
        </w:rPr>
      </w:pPr>
      <w:bookmarkStart w:id="36" w:name="_Toc128402409"/>
      <w:r>
        <w:rPr>
          <w:rFonts w:ascii="Times New Roman" w:hAnsi="Times New Roman" w:cs="Times New Roman"/>
          <w:b/>
          <w:bCs/>
        </w:rPr>
        <w:lastRenderedPageBreak/>
        <w:t>2</w:t>
      </w:r>
      <w:r w:rsidR="008D43CE" w:rsidRPr="008911DF">
        <w:rPr>
          <w:rFonts w:ascii="Times New Roman" w:hAnsi="Times New Roman" w:cs="Times New Roman"/>
          <w:b/>
          <w:bCs/>
        </w:rPr>
        <w:t>.2.2 Load coefficient</w:t>
      </w:r>
      <w:bookmarkEnd w:id="36"/>
      <w:r w:rsidR="008D43CE" w:rsidRPr="008911DF">
        <w:rPr>
          <w:rFonts w:ascii="Times New Roman" w:hAnsi="Times New Roman" w:cs="Times New Roman"/>
          <w:b/>
          <w:bCs/>
        </w:rPr>
        <w:t xml:space="preserve"> </w:t>
      </w:r>
    </w:p>
    <w:p w14:paraId="5AD6B91A" w14:textId="5D266DE9" w:rsidR="007E1401" w:rsidRDefault="1B68EFEB" w:rsidP="007E1401">
      <w:pPr>
        <w:spacing w:line="360" w:lineRule="auto"/>
        <w:rPr>
          <w:rFonts w:ascii="Times New Roman" w:hAnsi="Times New Roman" w:cs="Times New Roman"/>
        </w:rPr>
      </w:pPr>
      <w:r w:rsidRPr="1B68EFEB">
        <w:rPr>
          <w:rFonts w:ascii="Times New Roman" w:hAnsi="Times New Roman" w:cs="Times New Roman"/>
        </w:rPr>
        <w:t>The</w:t>
      </w:r>
      <w:r w:rsidR="007E1401">
        <w:rPr>
          <w:rFonts w:ascii="Times New Roman" w:hAnsi="Times New Roman" w:cs="Times New Roman"/>
        </w:rPr>
        <w:t xml:space="preserve"> </w:t>
      </w:r>
      <w:r w:rsidR="002D1A0E">
        <w:rPr>
          <w:rFonts w:ascii="Times New Roman" w:hAnsi="Times New Roman" w:cs="Times New Roman"/>
        </w:rPr>
        <w:t>ASMD chart of “</w:t>
      </w:r>
      <w:proofErr w:type="spellStart"/>
      <w:r w:rsidR="002D1A0E">
        <w:rPr>
          <w:rFonts w:ascii="Times New Roman" w:hAnsi="Times New Roman" w:cs="Times New Roman"/>
        </w:rPr>
        <w:t>load</w:t>
      </w:r>
      <w:r w:rsidR="00744A45">
        <w:rPr>
          <w:rFonts w:ascii="Times New Roman" w:hAnsi="Times New Roman" w:cs="Times New Roman"/>
        </w:rPr>
        <w:t>_</w:t>
      </w:r>
      <w:r w:rsidR="002D1A0E">
        <w:rPr>
          <w:rFonts w:ascii="Times New Roman" w:hAnsi="Times New Roman" w:cs="Times New Roman"/>
        </w:rPr>
        <w:t>coeff</w:t>
      </w:r>
      <w:proofErr w:type="spellEnd"/>
      <w:r w:rsidR="002D1A0E">
        <w:rPr>
          <w:rFonts w:ascii="Times New Roman" w:hAnsi="Times New Roman" w:cs="Times New Roman"/>
        </w:rPr>
        <w:t>”</w:t>
      </w:r>
      <w:r w:rsidR="00234690">
        <w:rPr>
          <w:rFonts w:ascii="Times New Roman" w:hAnsi="Times New Roman" w:cs="Times New Roman"/>
        </w:rPr>
        <w:t xml:space="preserve"> </w:t>
      </w:r>
      <w:r w:rsidR="50426046" w:rsidRPr="0B98BF52">
        <w:rPr>
          <w:rFonts w:ascii="Times New Roman" w:hAnsi="Times New Roman" w:cs="Times New Roman"/>
        </w:rPr>
        <w:t>is</w:t>
      </w:r>
      <w:r w:rsidR="00234690">
        <w:rPr>
          <w:rFonts w:ascii="Times New Roman" w:hAnsi="Times New Roman" w:cs="Times New Roman"/>
        </w:rPr>
        <w:t xml:space="preserve"> shown in Figure </w:t>
      </w:r>
      <w:r w:rsidR="002475BB">
        <w:rPr>
          <w:rFonts w:ascii="Times New Roman" w:hAnsi="Times New Roman" w:cs="Times New Roman"/>
        </w:rPr>
        <w:t>2</w:t>
      </w:r>
      <w:r w:rsidR="00234690">
        <w:rPr>
          <w:rFonts w:ascii="Times New Roman" w:hAnsi="Times New Roman" w:cs="Times New Roman"/>
        </w:rPr>
        <w:t>.2.2</w:t>
      </w:r>
      <w:r w:rsidR="002D1A0E">
        <w:rPr>
          <w:rFonts w:ascii="Times New Roman" w:hAnsi="Times New Roman" w:cs="Times New Roman"/>
        </w:rPr>
        <w:t xml:space="preserve">. There are </w:t>
      </w:r>
      <w:r w:rsidR="00A61590">
        <w:rPr>
          <w:rFonts w:ascii="Times New Roman" w:hAnsi="Times New Roman" w:cs="Times New Roman"/>
        </w:rPr>
        <w:t>three</w:t>
      </w:r>
      <w:r w:rsidR="002D1A0E">
        <w:rPr>
          <w:rFonts w:ascii="Times New Roman" w:hAnsi="Times New Roman" w:cs="Times New Roman"/>
        </w:rPr>
        <w:t xml:space="preserve"> states in this module. </w:t>
      </w:r>
    </w:p>
    <w:p w14:paraId="55D18AD4" w14:textId="4C984BBF" w:rsidR="00EF103C" w:rsidRPr="00F00BBB" w:rsidRDefault="00A61590" w:rsidP="00EF103C">
      <w:pPr>
        <w:spacing w:line="360" w:lineRule="auto"/>
        <w:jc w:val="center"/>
        <w:rPr>
          <w:rFonts w:ascii="Times New Roman" w:hAnsi="Times New Roman" w:cs="Times New Roman"/>
          <w:lang w:val="sv-SE"/>
        </w:rPr>
      </w:pPr>
      <w:r>
        <w:rPr>
          <w:noProof/>
        </w:rPr>
        <w:drawing>
          <wp:inline distT="0" distB="0" distL="0" distR="0" wp14:anchorId="649FFA53" wp14:editId="69D63E02">
            <wp:extent cx="2414016" cy="5431536"/>
            <wp:effectExtent l="0" t="0" r="571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4016" cy="5431536"/>
                    </a:xfrm>
                    <a:prstGeom prst="rect">
                      <a:avLst/>
                    </a:prstGeom>
                    <a:noFill/>
                    <a:ln>
                      <a:noFill/>
                    </a:ln>
                  </pic:spPr>
                </pic:pic>
              </a:graphicData>
            </a:graphic>
          </wp:inline>
        </w:drawing>
      </w:r>
    </w:p>
    <w:p w14:paraId="0FC8EF3D" w14:textId="4E4699BF" w:rsidR="00911D37" w:rsidRDefault="00911D37" w:rsidP="00911D37">
      <w:pPr>
        <w:spacing w:line="360" w:lineRule="auto"/>
        <w:jc w:val="center"/>
        <w:rPr>
          <w:rFonts w:ascii="Times New Roman" w:hAnsi="Times New Roman" w:cs="Times New Roman"/>
        </w:rPr>
      </w:pPr>
      <w:r>
        <w:rPr>
          <w:rFonts w:ascii="Times New Roman" w:hAnsi="Times New Roman" w:cs="Times New Roman"/>
        </w:rPr>
        <w:t>F</w:t>
      </w:r>
      <w:r>
        <w:rPr>
          <w:rFonts w:ascii="Times New Roman" w:hAnsi="Times New Roman" w:cs="Times New Roman" w:hint="eastAsia"/>
        </w:rPr>
        <w:t>igure</w:t>
      </w:r>
      <w:r>
        <w:rPr>
          <w:rFonts w:ascii="Times New Roman" w:hAnsi="Times New Roman" w:cs="Times New Roman"/>
        </w:rPr>
        <w:t xml:space="preserve"> </w:t>
      </w:r>
      <w:r w:rsidR="00025CD6">
        <w:rPr>
          <w:rFonts w:ascii="Times New Roman" w:hAnsi="Times New Roman" w:cs="Times New Roman"/>
        </w:rPr>
        <w:t>2</w:t>
      </w:r>
      <w:r>
        <w:rPr>
          <w:rFonts w:ascii="Times New Roman" w:hAnsi="Times New Roman" w:cs="Times New Roman"/>
        </w:rPr>
        <w:t xml:space="preserve">.2.2: </w:t>
      </w:r>
      <w:r w:rsidR="008911DF">
        <w:rPr>
          <w:rFonts w:ascii="Times New Roman" w:hAnsi="Times New Roman" w:cs="Times New Roman"/>
        </w:rPr>
        <w:t>T</w:t>
      </w:r>
      <w:r>
        <w:rPr>
          <w:rFonts w:ascii="Times New Roman" w:hAnsi="Times New Roman" w:cs="Times New Roman"/>
        </w:rPr>
        <w:t>he ASMD chart of “</w:t>
      </w:r>
      <w:proofErr w:type="spellStart"/>
      <w:r>
        <w:rPr>
          <w:rFonts w:ascii="Times New Roman" w:hAnsi="Times New Roman" w:cs="Times New Roman"/>
        </w:rPr>
        <w:t>load</w:t>
      </w:r>
      <w:r w:rsidR="00A44D23">
        <w:rPr>
          <w:rFonts w:ascii="Times New Roman" w:hAnsi="Times New Roman" w:cs="Times New Roman"/>
        </w:rPr>
        <w:t>_</w:t>
      </w:r>
      <w:r>
        <w:rPr>
          <w:rFonts w:ascii="Times New Roman" w:hAnsi="Times New Roman" w:cs="Times New Roman"/>
        </w:rPr>
        <w:t>coefficient</w:t>
      </w:r>
      <w:proofErr w:type="spellEnd"/>
      <w:r>
        <w:rPr>
          <w:rFonts w:ascii="Times New Roman" w:hAnsi="Times New Roman" w:cs="Times New Roman"/>
        </w:rPr>
        <w:t>”</w:t>
      </w:r>
    </w:p>
    <w:p w14:paraId="2CE2D858" w14:textId="129BAD0D" w:rsidR="008B1423" w:rsidRDefault="003F0D42">
      <w:pPr>
        <w:rPr>
          <w:rFonts w:ascii="Times New Roman" w:hAnsi="Times New Roman" w:cs="Times New Roman"/>
        </w:rPr>
      </w:pPr>
      <w:r>
        <w:rPr>
          <w:rFonts w:ascii="Times New Roman" w:hAnsi="Times New Roman" w:cs="Times New Roman"/>
        </w:rPr>
        <w:t xml:space="preserve">In </w:t>
      </w:r>
      <w:r w:rsidR="00673903">
        <w:rPr>
          <w:rFonts w:ascii="Times New Roman" w:hAnsi="Times New Roman" w:cs="Times New Roman"/>
        </w:rPr>
        <w:t xml:space="preserve">the </w:t>
      </w:r>
      <w:r>
        <w:rPr>
          <w:rFonts w:ascii="Times New Roman" w:hAnsi="Times New Roman" w:cs="Times New Roman"/>
        </w:rPr>
        <w:t>IC project 1 design, there are four states in module “</w:t>
      </w:r>
      <w:proofErr w:type="spellStart"/>
      <w:r>
        <w:rPr>
          <w:rFonts w:ascii="Times New Roman" w:hAnsi="Times New Roman" w:cs="Times New Roman"/>
        </w:rPr>
        <w:t>load_coeff</w:t>
      </w:r>
      <w:proofErr w:type="spellEnd"/>
      <w:r>
        <w:rPr>
          <w:rFonts w:ascii="Times New Roman" w:hAnsi="Times New Roman" w:cs="Times New Roman"/>
        </w:rPr>
        <w:t xml:space="preserve">”. There is no need to load the coefficients from outside into SRAM. All the data has been embedded by </w:t>
      </w:r>
      <w:proofErr w:type="spellStart"/>
      <w:r>
        <w:rPr>
          <w:rFonts w:ascii="Times New Roman" w:hAnsi="Times New Roman" w:cs="Times New Roman"/>
        </w:rPr>
        <w:t>coe</w:t>
      </w:r>
      <w:proofErr w:type="spellEnd"/>
      <w:r>
        <w:rPr>
          <w:rFonts w:ascii="Times New Roman" w:hAnsi="Times New Roman" w:cs="Times New Roman"/>
        </w:rPr>
        <w:t xml:space="preserve"> file. However, </w:t>
      </w:r>
      <w:r w:rsidR="00673903">
        <w:rPr>
          <w:rFonts w:ascii="Times New Roman" w:hAnsi="Times New Roman" w:cs="Times New Roman"/>
        </w:rPr>
        <w:t xml:space="preserve">the </w:t>
      </w:r>
      <w:r>
        <w:rPr>
          <w:rFonts w:ascii="Times New Roman" w:hAnsi="Times New Roman" w:cs="Times New Roman"/>
        </w:rPr>
        <w:t xml:space="preserve">other three states kept making the state machine work well. </w:t>
      </w:r>
      <w:r w:rsidR="008B1423">
        <w:rPr>
          <w:rFonts w:ascii="Times New Roman" w:hAnsi="Times New Roman" w:cs="Times New Roman"/>
        </w:rPr>
        <w:br w:type="page"/>
      </w:r>
    </w:p>
    <w:p w14:paraId="3992D506" w14:textId="190AA8B9" w:rsidR="008D43CE" w:rsidRPr="008911DF" w:rsidRDefault="00ED224D" w:rsidP="00EF103C">
      <w:pPr>
        <w:spacing w:line="360" w:lineRule="auto"/>
        <w:outlineLvl w:val="2"/>
        <w:rPr>
          <w:rFonts w:ascii="Times New Roman" w:hAnsi="Times New Roman" w:cs="Times New Roman"/>
          <w:b/>
          <w:bCs/>
        </w:rPr>
      </w:pPr>
      <w:bookmarkStart w:id="37" w:name="_Toc128402410"/>
      <w:r>
        <w:rPr>
          <w:rFonts w:ascii="Times New Roman" w:hAnsi="Times New Roman" w:cs="Times New Roman"/>
          <w:b/>
          <w:bCs/>
        </w:rPr>
        <w:lastRenderedPageBreak/>
        <w:t>2</w:t>
      </w:r>
      <w:r w:rsidR="008D43CE" w:rsidRPr="008911DF">
        <w:rPr>
          <w:rFonts w:ascii="Times New Roman" w:hAnsi="Times New Roman" w:cs="Times New Roman"/>
          <w:b/>
          <w:bCs/>
        </w:rPr>
        <w:t>.2.3 Load input</w:t>
      </w:r>
      <w:bookmarkEnd w:id="37"/>
      <w:r w:rsidR="008D43CE" w:rsidRPr="008911DF">
        <w:rPr>
          <w:rFonts w:ascii="Times New Roman" w:hAnsi="Times New Roman" w:cs="Times New Roman"/>
          <w:b/>
          <w:bCs/>
        </w:rPr>
        <w:t xml:space="preserve"> </w:t>
      </w:r>
    </w:p>
    <w:p w14:paraId="54690558" w14:textId="6A401389" w:rsidR="00B6184A" w:rsidRDefault="00B6184A" w:rsidP="00B6184A">
      <w:pPr>
        <w:spacing w:line="360" w:lineRule="auto"/>
        <w:rPr>
          <w:rFonts w:ascii="Times New Roman" w:hAnsi="Times New Roman" w:cs="Times New Roman"/>
        </w:rPr>
      </w:pPr>
      <w:r>
        <w:rPr>
          <w:rFonts w:ascii="Times New Roman" w:hAnsi="Times New Roman" w:cs="Times New Roman"/>
        </w:rPr>
        <w:t>The ASMD chart of “</w:t>
      </w:r>
      <w:proofErr w:type="spellStart"/>
      <w:r>
        <w:rPr>
          <w:rFonts w:ascii="Times New Roman" w:hAnsi="Times New Roman" w:cs="Times New Roman"/>
        </w:rPr>
        <w:t>load_</w:t>
      </w:r>
      <w:r w:rsidR="00BB1B90">
        <w:rPr>
          <w:rFonts w:ascii="Times New Roman" w:hAnsi="Times New Roman" w:cs="Times New Roman"/>
        </w:rPr>
        <w:t>input</w:t>
      </w:r>
      <w:proofErr w:type="spellEnd"/>
      <w:r>
        <w:rPr>
          <w:rFonts w:ascii="Times New Roman" w:hAnsi="Times New Roman" w:cs="Times New Roman"/>
        </w:rPr>
        <w:t xml:space="preserve">” </w:t>
      </w:r>
      <w:r w:rsidR="2A2A26EE" w:rsidRPr="2A2A26EE">
        <w:rPr>
          <w:rFonts w:ascii="Times New Roman" w:hAnsi="Times New Roman" w:cs="Times New Roman"/>
        </w:rPr>
        <w:t xml:space="preserve">is </w:t>
      </w:r>
      <w:r>
        <w:rPr>
          <w:rFonts w:ascii="Times New Roman" w:hAnsi="Times New Roman" w:cs="Times New Roman"/>
        </w:rPr>
        <w:t xml:space="preserve">shown in Figure </w:t>
      </w:r>
      <w:r w:rsidR="002475BB">
        <w:rPr>
          <w:rFonts w:ascii="Times New Roman" w:hAnsi="Times New Roman" w:cs="Times New Roman"/>
        </w:rPr>
        <w:t>2</w:t>
      </w:r>
      <w:r>
        <w:rPr>
          <w:rFonts w:ascii="Times New Roman" w:hAnsi="Times New Roman" w:cs="Times New Roman"/>
        </w:rPr>
        <w:t>.2.3. There are five states in this module.</w:t>
      </w:r>
    </w:p>
    <w:p w14:paraId="43D3B8EE" w14:textId="07B300E5" w:rsidR="00A44D23" w:rsidRDefault="009B29D0" w:rsidP="00911D37">
      <w:pPr>
        <w:spacing w:line="360" w:lineRule="auto"/>
        <w:jc w:val="center"/>
        <w:rPr>
          <w:rFonts w:ascii="Times New Roman" w:hAnsi="Times New Roman" w:cs="Times New Roman"/>
        </w:rPr>
      </w:pPr>
      <w:r>
        <w:rPr>
          <w:noProof/>
        </w:rPr>
        <w:drawing>
          <wp:inline distT="0" distB="0" distL="0" distR="0" wp14:anchorId="089A2E68" wp14:editId="29499B31">
            <wp:extent cx="4480560" cy="7516368"/>
            <wp:effectExtent l="0" t="0" r="0" b="889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0560" cy="7516368"/>
                    </a:xfrm>
                    <a:prstGeom prst="rect">
                      <a:avLst/>
                    </a:prstGeom>
                    <a:noFill/>
                    <a:ln>
                      <a:noFill/>
                    </a:ln>
                  </pic:spPr>
                </pic:pic>
              </a:graphicData>
            </a:graphic>
          </wp:inline>
        </w:drawing>
      </w:r>
    </w:p>
    <w:p w14:paraId="1C5D32A3" w14:textId="5EAA5FC8" w:rsidR="00911D37" w:rsidRDefault="00911D37" w:rsidP="00911D37">
      <w:pPr>
        <w:spacing w:line="360" w:lineRule="auto"/>
        <w:jc w:val="center"/>
        <w:rPr>
          <w:rFonts w:ascii="Times New Roman" w:hAnsi="Times New Roman" w:cs="Times New Roman"/>
        </w:rPr>
      </w:pPr>
      <w:r>
        <w:rPr>
          <w:rFonts w:ascii="Times New Roman" w:hAnsi="Times New Roman" w:cs="Times New Roman"/>
        </w:rPr>
        <w:t>F</w:t>
      </w:r>
      <w:r>
        <w:rPr>
          <w:rFonts w:ascii="Times New Roman" w:hAnsi="Times New Roman" w:cs="Times New Roman" w:hint="eastAsia"/>
        </w:rPr>
        <w:t>igure</w:t>
      </w:r>
      <w:r>
        <w:rPr>
          <w:rFonts w:ascii="Times New Roman" w:hAnsi="Times New Roman" w:cs="Times New Roman"/>
        </w:rPr>
        <w:t xml:space="preserve"> </w:t>
      </w:r>
      <w:r w:rsidR="00025CD6">
        <w:rPr>
          <w:rFonts w:ascii="Times New Roman" w:hAnsi="Times New Roman" w:cs="Times New Roman"/>
        </w:rPr>
        <w:t>2</w:t>
      </w:r>
      <w:r>
        <w:rPr>
          <w:rFonts w:ascii="Times New Roman" w:hAnsi="Times New Roman" w:cs="Times New Roman"/>
        </w:rPr>
        <w:t xml:space="preserve">.2.3: </w:t>
      </w:r>
      <w:r w:rsidR="008911DF">
        <w:rPr>
          <w:rFonts w:ascii="Times New Roman" w:hAnsi="Times New Roman" w:cs="Times New Roman"/>
        </w:rPr>
        <w:t>T</w:t>
      </w:r>
      <w:r>
        <w:rPr>
          <w:rFonts w:ascii="Times New Roman" w:hAnsi="Times New Roman" w:cs="Times New Roman"/>
        </w:rPr>
        <w:t>he ASMD chart of “</w:t>
      </w:r>
      <w:proofErr w:type="spellStart"/>
      <w:r>
        <w:rPr>
          <w:rFonts w:ascii="Times New Roman" w:hAnsi="Times New Roman" w:cs="Times New Roman"/>
        </w:rPr>
        <w:t>load</w:t>
      </w:r>
      <w:r w:rsidR="00A44D23">
        <w:rPr>
          <w:rFonts w:ascii="Times New Roman" w:hAnsi="Times New Roman" w:cs="Times New Roman"/>
        </w:rPr>
        <w:t>_</w:t>
      </w:r>
      <w:r>
        <w:rPr>
          <w:rFonts w:ascii="Times New Roman" w:hAnsi="Times New Roman" w:cs="Times New Roman"/>
        </w:rPr>
        <w:t>input</w:t>
      </w:r>
      <w:proofErr w:type="spellEnd"/>
      <w:r>
        <w:rPr>
          <w:rFonts w:ascii="Times New Roman" w:hAnsi="Times New Roman" w:cs="Times New Roman"/>
        </w:rPr>
        <w:t>”</w:t>
      </w:r>
    </w:p>
    <w:p w14:paraId="3B0E63EC" w14:textId="77777777" w:rsidR="00BF44F3" w:rsidRDefault="00BF44F3" w:rsidP="00BF44F3">
      <w:pPr>
        <w:spacing w:line="360" w:lineRule="auto"/>
        <w:rPr>
          <w:rFonts w:ascii="Times New Roman" w:hAnsi="Times New Roman" w:cs="Times New Roman"/>
        </w:rPr>
      </w:pPr>
      <w:proofErr w:type="spellStart"/>
      <w:r>
        <w:rPr>
          <w:rFonts w:ascii="Times New Roman" w:hAnsi="Times New Roman" w:cs="Times New Roman"/>
        </w:rPr>
        <w:lastRenderedPageBreak/>
        <w:t>S_initial</w:t>
      </w:r>
      <w:proofErr w:type="spellEnd"/>
      <w:r>
        <w:rPr>
          <w:rFonts w:ascii="Times New Roman" w:hAnsi="Times New Roman" w:cs="Times New Roman"/>
        </w:rPr>
        <w:t xml:space="preserve">: </w:t>
      </w:r>
    </w:p>
    <w:p w14:paraId="321C2AE7" w14:textId="18266DA7" w:rsidR="00BF44F3" w:rsidRDefault="00BF44F3" w:rsidP="00BF44F3">
      <w:pPr>
        <w:spacing w:line="360" w:lineRule="auto"/>
        <w:rPr>
          <w:rFonts w:ascii="Times New Roman" w:hAnsi="Times New Roman" w:cs="Times New Roman"/>
        </w:rPr>
      </w:pPr>
      <w:r>
        <w:rPr>
          <w:rFonts w:ascii="Times New Roman" w:hAnsi="Times New Roman" w:cs="Times New Roman"/>
        </w:rPr>
        <w:t>In this state,</w:t>
      </w:r>
      <w:r w:rsidR="00F6048C">
        <w:rPr>
          <w:rFonts w:ascii="Times New Roman" w:hAnsi="Times New Roman" w:cs="Times New Roman"/>
        </w:rPr>
        <w:t xml:space="preserve"> </w:t>
      </w:r>
      <w:r w:rsidR="00F6048C">
        <w:rPr>
          <w:rFonts w:ascii="Times New Roman" w:hAnsi="Times New Roman" w:cs="Times New Roman" w:hint="eastAsia"/>
        </w:rPr>
        <w:t>all</w:t>
      </w:r>
      <w:r w:rsidDel="00F6048C">
        <w:rPr>
          <w:rFonts w:ascii="Times New Roman" w:hAnsi="Times New Roman" w:cs="Times New Roman"/>
        </w:rPr>
        <w:t xml:space="preserve"> </w:t>
      </w:r>
      <w:r w:rsidR="00DE5323">
        <w:rPr>
          <w:rFonts w:ascii="Times New Roman" w:hAnsi="Times New Roman" w:cs="Times New Roman"/>
        </w:rPr>
        <w:t xml:space="preserve">variables will be set </w:t>
      </w:r>
      <w:r w:rsidR="00F6048C">
        <w:rPr>
          <w:rFonts w:ascii="Times New Roman" w:hAnsi="Times New Roman" w:cs="Times New Roman"/>
        </w:rPr>
        <w:t xml:space="preserve">to default </w:t>
      </w:r>
      <w:r w:rsidR="6487CBF6" w:rsidRPr="47CF69DF">
        <w:rPr>
          <w:rFonts w:ascii="Times New Roman" w:hAnsi="Times New Roman" w:cs="Times New Roman"/>
        </w:rPr>
        <w:t>values</w:t>
      </w:r>
      <w:r w:rsidR="32E31F50" w:rsidRPr="47CF69DF">
        <w:rPr>
          <w:rFonts w:ascii="Times New Roman" w:hAnsi="Times New Roman" w:cs="Times New Roman"/>
        </w:rPr>
        <w:t>.</w:t>
      </w:r>
      <w:r>
        <w:rPr>
          <w:rFonts w:ascii="Times New Roman" w:hAnsi="Times New Roman" w:cs="Times New Roman"/>
        </w:rPr>
        <w:t xml:space="preserve"> </w:t>
      </w:r>
      <w:r w:rsidR="00B57382">
        <w:rPr>
          <w:rFonts w:ascii="Times New Roman" w:hAnsi="Times New Roman" w:cs="Times New Roman"/>
        </w:rPr>
        <w:t xml:space="preserve">There is no change compared </w:t>
      </w:r>
      <w:r w:rsidR="00673903">
        <w:rPr>
          <w:rFonts w:ascii="Times New Roman" w:hAnsi="Times New Roman" w:cs="Times New Roman"/>
        </w:rPr>
        <w:t xml:space="preserve">to </w:t>
      </w:r>
      <w:r w:rsidR="00B57382">
        <w:rPr>
          <w:rFonts w:ascii="Times New Roman" w:hAnsi="Times New Roman" w:cs="Times New Roman"/>
        </w:rPr>
        <w:t xml:space="preserve">the design with it in IC project 1. </w:t>
      </w:r>
    </w:p>
    <w:p w14:paraId="53439B91" w14:textId="48EB87B7" w:rsidR="009B29D0" w:rsidRDefault="009B29D0" w:rsidP="00BF44F3">
      <w:pPr>
        <w:spacing w:line="360" w:lineRule="auto"/>
        <w:rPr>
          <w:rFonts w:ascii="Times New Roman" w:hAnsi="Times New Roman" w:cs="Times New Roman"/>
        </w:rPr>
      </w:pPr>
      <w:r>
        <w:rPr>
          <w:rFonts w:ascii="Times New Roman" w:hAnsi="Times New Roman" w:cs="Times New Roman"/>
        </w:rPr>
        <w:t>S</w:t>
      </w:r>
      <w:r w:rsidRPr="009B29D0">
        <w:rPr>
          <w:rFonts w:ascii="Times New Roman" w:hAnsi="Times New Roman" w:cs="Times New Roman"/>
        </w:rPr>
        <w:t>_l</w:t>
      </w:r>
      <w:r>
        <w:rPr>
          <w:rFonts w:ascii="Times New Roman" w:hAnsi="Times New Roman" w:cs="Times New Roman"/>
        </w:rPr>
        <w:t xml:space="preserve">d_input_1: </w:t>
      </w:r>
    </w:p>
    <w:p w14:paraId="0EC2640E" w14:textId="2D6833A2" w:rsidR="009B29D0" w:rsidRDefault="00B57382" w:rsidP="00BF44F3">
      <w:pPr>
        <w:spacing w:line="360" w:lineRule="auto"/>
        <w:rPr>
          <w:rFonts w:ascii="Times New Roman" w:hAnsi="Times New Roman" w:cs="Times New Roman"/>
        </w:rPr>
      </w:pPr>
      <w:r>
        <w:rPr>
          <w:rFonts w:ascii="Times New Roman" w:hAnsi="Times New Roman" w:cs="Times New Roman"/>
        </w:rPr>
        <w:t xml:space="preserve">This is the new state </w:t>
      </w:r>
      <w:r w:rsidR="00673903">
        <w:rPr>
          <w:rFonts w:ascii="Times New Roman" w:hAnsi="Times New Roman" w:cs="Times New Roman"/>
        </w:rPr>
        <w:t>in</w:t>
      </w:r>
      <w:r>
        <w:rPr>
          <w:rFonts w:ascii="Times New Roman" w:hAnsi="Times New Roman" w:cs="Times New Roman"/>
        </w:rPr>
        <w:t xml:space="preserve"> IC project 2. </w:t>
      </w:r>
      <w:r w:rsidR="009B29D0">
        <w:rPr>
          <w:rFonts w:ascii="Times New Roman" w:hAnsi="Times New Roman" w:cs="Times New Roman"/>
        </w:rPr>
        <w:t>In this state, the module will send the address to the “</w:t>
      </w:r>
      <w:proofErr w:type="spellStart"/>
      <w:r w:rsidR="009B29D0">
        <w:rPr>
          <w:rFonts w:ascii="Times New Roman" w:hAnsi="Times New Roman" w:cs="Times New Roman"/>
        </w:rPr>
        <w:t>SRAM_input</w:t>
      </w:r>
      <w:proofErr w:type="spellEnd"/>
      <w:r w:rsidR="009B29D0">
        <w:rPr>
          <w:rFonts w:ascii="Times New Roman" w:hAnsi="Times New Roman" w:cs="Times New Roman"/>
        </w:rPr>
        <w:t xml:space="preserve">”. After receiving </w:t>
      </w:r>
      <w:r w:rsidR="008F44ED">
        <w:rPr>
          <w:rFonts w:ascii="Times New Roman" w:hAnsi="Times New Roman" w:cs="Times New Roman"/>
        </w:rPr>
        <w:t xml:space="preserve">one </w:t>
      </w:r>
      <w:r w:rsidR="009B29D0">
        <w:rPr>
          <w:rFonts w:ascii="Times New Roman" w:hAnsi="Times New Roman" w:cs="Times New Roman"/>
        </w:rPr>
        <w:t xml:space="preserve">raw input data, the state machine will return to the initial state. </w:t>
      </w:r>
    </w:p>
    <w:p w14:paraId="1641B06B" w14:textId="63E7A681" w:rsidR="009B29D0" w:rsidRDefault="009B29D0" w:rsidP="00BF44F3">
      <w:pPr>
        <w:spacing w:line="360" w:lineRule="auto"/>
        <w:rPr>
          <w:rFonts w:ascii="Times New Roman" w:hAnsi="Times New Roman" w:cs="Times New Roman"/>
        </w:rPr>
      </w:pPr>
      <w:r>
        <w:rPr>
          <w:rFonts w:ascii="Times New Roman" w:hAnsi="Times New Roman" w:cs="Times New Roman"/>
        </w:rPr>
        <w:t>S_ld_input_2:</w:t>
      </w:r>
    </w:p>
    <w:p w14:paraId="02659374" w14:textId="11918EF8" w:rsidR="009B29D0" w:rsidRPr="009B29D0" w:rsidRDefault="00B57382" w:rsidP="00BF44F3">
      <w:pPr>
        <w:spacing w:line="360" w:lineRule="auto"/>
        <w:rPr>
          <w:rFonts w:ascii="Times New Roman" w:hAnsi="Times New Roman" w:cs="Times New Roman"/>
        </w:rPr>
      </w:pPr>
      <w:r>
        <w:rPr>
          <w:rFonts w:ascii="Times New Roman" w:hAnsi="Times New Roman" w:cs="Times New Roman"/>
        </w:rPr>
        <w:t xml:space="preserve">This is also the new state in IC project 2. </w:t>
      </w:r>
      <w:r w:rsidR="009B29D0">
        <w:rPr>
          <w:rFonts w:ascii="Times New Roman" w:hAnsi="Times New Roman" w:cs="Times New Roman"/>
        </w:rPr>
        <w:t xml:space="preserve">In this state, the system will receive the input data from the SRAM and store them in registers. </w:t>
      </w:r>
      <w:r>
        <w:rPr>
          <w:rFonts w:ascii="Times New Roman" w:hAnsi="Times New Roman" w:cs="Times New Roman"/>
        </w:rPr>
        <w:t xml:space="preserve">Then </w:t>
      </w:r>
      <w:r w:rsidR="00673903">
        <w:rPr>
          <w:rFonts w:ascii="Times New Roman" w:hAnsi="Times New Roman" w:cs="Times New Roman"/>
        </w:rPr>
        <w:t xml:space="preserve">the </w:t>
      </w:r>
      <w:r>
        <w:rPr>
          <w:rFonts w:ascii="Times New Roman" w:hAnsi="Times New Roman" w:cs="Times New Roman"/>
        </w:rPr>
        <w:t>system will get back to state “S</w:t>
      </w:r>
      <w:r w:rsidRPr="009B29D0">
        <w:rPr>
          <w:rFonts w:ascii="Times New Roman" w:hAnsi="Times New Roman" w:cs="Times New Roman"/>
        </w:rPr>
        <w:t>_l</w:t>
      </w:r>
      <w:r>
        <w:rPr>
          <w:rFonts w:ascii="Times New Roman" w:hAnsi="Times New Roman" w:cs="Times New Roman"/>
        </w:rPr>
        <w:t xml:space="preserve">d_input_1” to do the next execution. </w:t>
      </w:r>
    </w:p>
    <w:p w14:paraId="4E03079F" w14:textId="6C9D7EF4" w:rsidR="00BF44F3" w:rsidRDefault="00BF44F3" w:rsidP="00BF44F3">
      <w:pPr>
        <w:spacing w:line="360" w:lineRule="auto"/>
        <w:rPr>
          <w:rFonts w:ascii="Times New Roman" w:hAnsi="Times New Roman" w:cs="Times New Roman"/>
        </w:rPr>
      </w:pPr>
      <w:r>
        <w:rPr>
          <w:rFonts w:ascii="Times New Roman" w:hAnsi="Times New Roman" w:cs="Times New Roman"/>
        </w:rPr>
        <w:t>S_send2multi_w1:</w:t>
      </w:r>
    </w:p>
    <w:p w14:paraId="5799949D" w14:textId="20732230" w:rsidR="00BF44F3" w:rsidRDefault="009B29D0" w:rsidP="00BF44F3">
      <w:pPr>
        <w:spacing w:line="360" w:lineRule="auto"/>
        <w:rPr>
          <w:rFonts w:ascii="Times New Roman" w:hAnsi="Times New Roman" w:cs="Times New Roman"/>
        </w:rPr>
      </w:pPr>
      <w:r>
        <w:rPr>
          <w:rFonts w:ascii="Times New Roman" w:hAnsi="Times New Roman" w:cs="Times New Roman"/>
        </w:rPr>
        <w:t>This</w:t>
      </w:r>
      <w:r w:rsidR="00BF44F3">
        <w:rPr>
          <w:rFonts w:ascii="Times New Roman" w:hAnsi="Times New Roman" w:cs="Times New Roman"/>
        </w:rPr>
        <w:t xml:space="preserve"> state will wait</w:t>
      </w:r>
      <w:r w:rsidR="00744A45">
        <w:rPr>
          <w:rFonts w:ascii="Times New Roman" w:hAnsi="Times New Roman" w:cs="Times New Roman"/>
        </w:rPr>
        <w:t xml:space="preserve"> for</w:t>
      </w:r>
      <w:r w:rsidR="00BF44F3">
        <w:rPr>
          <w:rFonts w:ascii="Times New Roman" w:hAnsi="Times New Roman" w:cs="Times New Roman"/>
        </w:rPr>
        <w:t xml:space="preserve"> </w:t>
      </w:r>
      <w:r>
        <w:rPr>
          <w:rFonts w:ascii="Times New Roman" w:hAnsi="Times New Roman" w:cs="Times New Roman"/>
        </w:rPr>
        <w:t>a</w:t>
      </w:r>
      <w:r w:rsidR="00BF44F3">
        <w:rPr>
          <w:rFonts w:ascii="Times New Roman" w:hAnsi="Times New Roman" w:cs="Times New Roman"/>
        </w:rPr>
        <w:t xml:space="preserve"> clock cycle to</w:t>
      </w:r>
      <w:r w:rsidR="000A0A4A">
        <w:rPr>
          <w:rFonts w:ascii="Times New Roman" w:hAnsi="Times New Roman" w:cs="Times New Roman"/>
        </w:rPr>
        <w:t xml:space="preserve"> </w:t>
      </w:r>
      <w:r w:rsidR="000A0A4A" w:rsidRPr="000A0A4A">
        <w:rPr>
          <w:rFonts w:ascii="Times New Roman" w:hAnsi="Times New Roman" w:cs="Times New Roman"/>
        </w:rPr>
        <w:t>ensure that the coefficients have been received.</w:t>
      </w:r>
      <w:r w:rsidR="001A3DC9">
        <w:rPr>
          <w:rFonts w:ascii="Times New Roman" w:hAnsi="Times New Roman" w:cs="Times New Roman"/>
        </w:rPr>
        <w:t xml:space="preserve"> </w:t>
      </w:r>
    </w:p>
    <w:p w14:paraId="5E1E1C9F" w14:textId="3EE97B5C" w:rsidR="00BF44F3" w:rsidRDefault="00BF44F3" w:rsidP="00BF44F3">
      <w:pPr>
        <w:spacing w:line="360" w:lineRule="auto"/>
        <w:rPr>
          <w:rFonts w:ascii="Times New Roman" w:hAnsi="Times New Roman" w:cs="Times New Roman"/>
        </w:rPr>
      </w:pPr>
      <w:r>
        <w:rPr>
          <w:rFonts w:ascii="Times New Roman" w:hAnsi="Times New Roman" w:cs="Times New Roman"/>
        </w:rPr>
        <w:t>S_send2multi:</w:t>
      </w:r>
    </w:p>
    <w:p w14:paraId="0EC0FAAB" w14:textId="7E75F723" w:rsidR="00911D37" w:rsidRDefault="009B1396" w:rsidP="00CA327E">
      <w:pPr>
        <w:spacing w:line="360" w:lineRule="auto"/>
        <w:rPr>
          <w:rFonts w:ascii="Times New Roman" w:hAnsi="Times New Roman" w:cs="Times New Roman"/>
        </w:rPr>
      </w:pPr>
      <w:r>
        <w:rPr>
          <w:rFonts w:ascii="Times New Roman" w:hAnsi="Times New Roman" w:cs="Times New Roman"/>
        </w:rPr>
        <w:t xml:space="preserve">In this state, </w:t>
      </w:r>
      <w:r w:rsidR="00A83691">
        <w:rPr>
          <w:rFonts w:ascii="Times New Roman" w:hAnsi="Times New Roman" w:cs="Times New Roman"/>
        </w:rPr>
        <w:t xml:space="preserve">8 inputs will be sent to </w:t>
      </w:r>
      <w:r w:rsidR="008F44ED">
        <w:rPr>
          <w:rFonts w:ascii="Times New Roman" w:hAnsi="Times New Roman" w:cs="Times New Roman"/>
        </w:rPr>
        <w:t xml:space="preserve">the </w:t>
      </w:r>
      <w:r w:rsidR="00A83691">
        <w:rPr>
          <w:rFonts w:ascii="Times New Roman" w:hAnsi="Times New Roman" w:cs="Times New Roman"/>
        </w:rPr>
        <w:t xml:space="preserve">module </w:t>
      </w:r>
      <w:r w:rsidR="001339A5">
        <w:rPr>
          <w:rFonts w:ascii="Times New Roman" w:hAnsi="Times New Roman" w:cs="Times New Roman"/>
        </w:rPr>
        <w:t>“multiply”</w:t>
      </w:r>
      <w:r w:rsidR="00D3702B">
        <w:rPr>
          <w:rFonts w:ascii="Times New Roman" w:hAnsi="Times New Roman" w:cs="Times New Roman"/>
        </w:rPr>
        <w:t xml:space="preserve"> two by two</w:t>
      </w:r>
      <w:r w:rsidR="001339A5">
        <w:rPr>
          <w:rFonts w:ascii="Times New Roman" w:hAnsi="Times New Roman" w:cs="Times New Roman"/>
        </w:rPr>
        <w:t xml:space="preserve">. </w:t>
      </w:r>
    </w:p>
    <w:p w14:paraId="1F37AF16" w14:textId="77777777" w:rsidR="00B57382" w:rsidRDefault="008B1423">
      <w:pPr>
        <w:rPr>
          <w:rFonts w:ascii="Times New Roman" w:hAnsi="Times New Roman" w:cs="Times New Roman"/>
        </w:rPr>
        <w:sectPr w:rsidR="00B57382">
          <w:headerReference w:type="default" r:id="rId13"/>
          <w:footerReference w:type="default" r:id="rId14"/>
          <w:pgSz w:w="11906" w:h="16838"/>
          <w:pgMar w:top="1417" w:right="1417" w:bottom="1417" w:left="1417" w:header="708" w:footer="708" w:gutter="0"/>
          <w:cols w:space="708"/>
          <w:docGrid w:linePitch="360"/>
        </w:sectPr>
      </w:pPr>
      <w:r>
        <w:rPr>
          <w:rFonts w:ascii="Times New Roman" w:hAnsi="Times New Roman" w:cs="Times New Roman"/>
        </w:rPr>
        <w:br w:type="page"/>
      </w:r>
    </w:p>
    <w:p w14:paraId="5EF6BF1B" w14:textId="6FBCC59F" w:rsidR="008B1423" w:rsidRDefault="008B1423">
      <w:pPr>
        <w:rPr>
          <w:rFonts w:ascii="Times New Roman" w:hAnsi="Times New Roman" w:cs="Times New Roman"/>
        </w:rPr>
      </w:pPr>
    </w:p>
    <w:p w14:paraId="452E0711" w14:textId="3FAF50A0" w:rsidR="00F35C8B" w:rsidRPr="00AC1ABA" w:rsidRDefault="005778FD" w:rsidP="00EF103C">
      <w:pPr>
        <w:spacing w:line="360" w:lineRule="auto"/>
        <w:outlineLvl w:val="0"/>
        <w:rPr>
          <w:rFonts w:ascii="Times New Roman" w:hAnsi="Times New Roman" w:cs="Times New Roman"/>
          <w:b/>
          <w:bCs/>
          <w:sz w:val="28"/>
          <w:szCs w:val="28"/>
        </w:rPr>
      </w:pPr>
      <w:bookmarkStart w:id="47" w:name="_Toc128402411"/>
      <w:r>
        <w:rPr>
          <w:rFonts w:ascii="Times New Roman" w:hAnsi="Times New Roman" w:cs="Times New Roman"/>
          <w:b/>
          <w:bCs/>
          <w:sz w:val="28"/>
          <w:szCs w:val="28"/>
        </w:rPr>
        <w:t>3</w:t>
      </w:r>
      <w:r w:rsidR="00F35C8B" w:rsidRPr="00AC1ABA">
        <w:rPr>
          <w:rFonts w:ascii="Times New Roman" w:hAnsi="Times New Roman" w:cs="Times New Roman"/>
          <w:b/>
          <w:bCs/>
          <w:sz w:val="28"/>
          <w:szCs w:val="28"/>
        </w:rPr>
        <w:t xml:space="preserve">. </w:t>
      </w:r>
      <w:r w:rsidR="0092486B" w:rsidRPr="00AC1ABA">
        <w:rPr>
          <w:rFonts w:ascii="Times New Roman" w:hAnsi="Times New Roman" w:cs="Times New Roman"/>
          <w:b/>
          <w:bCs/>
          <w:sz w:val="28"/>
          <w:szCs w:val="28"/>
        </w:rPr>
        <w:t>Verification</w:t>
      </w:r>
      <w:bookmarkEnd w:id="47"/>
      <w:r w:rsidR="00F35C8B" w:rsidRPr="00AC1ABA">
        <w:rPr>
          <w:rFonts w:ascii="Times New Roman" w:hAnsi="Times New Roman" w:cs="Times New Roman"/>
          <w:b/>
          <w:bCs/>
          <w:sz w:val="28"/>
          <w:szCs w:val="28"/>
        </w:rPr>
        <w:t xml:space="preserve"> </w:t>
      </w:r>
    </w:p>
    <w:p w14:paraId="04C4632D" w14:textId="43CBA56F" w:rsidR="004E7482" w:rsidRDefault="00653A1B" w:rsidP="00A56722">
      <w:pPr>
        <w:spacing w:line="360" w:lineRule="auto"/>
      </w:pPr>
      <w:del w:id="48" w:author="Xingda Li" w:date="2022-12-22T18:52:00Z">
        <w:r w:rsidDel="000B3B2C">
          <w:rPr>
            <w:rFonts w:ascii="Times New Roman" w:hAnsi="Times New Roman" w:cs="Times New Roman"/>
          </w:rPr>
          <w:delText>Firstly</w:delText>
        </w:r>
      </w:del>
      <w:ins w:id="49" w:author="Xingda Li" w:date="2022-12-22T18:53:00Z">
        <w:r w:rsidR="002C7DC6">
          <w:rPr>
            <w:rFonts w:ascii="Times New Roman" w:hAnsi="Times New Roman" w:cs="Times New Roman"/>
          </w:rPr>
          <w:t>T</w:t>
        </w:r>
      </w:ins>
      <w:del w:id="50" w:author="Xingda Li" w:date="2022-12-22T18:53:00Z">
        <w:r w:rsidDel="002C7DC6">
          <w:rPr>
            <w:rFonts w:ascii="Times New Roman" w:hAnsi="Times New Roman" w:cs="Times New Roman"/>
          </w:rPr>
          <w:delText>, t</w:delText>
        </w:r>
      </w:del>
      <w:proofErr w:type="gramStart"/>
      <w:r>
        <w:rPr>
          <w:rFonts w:ascii="Times New Roman" w:hAnsi="Times New Roman" w:cs="Times New Roman"/>
        </w:rPr>
        <w:t>he</w:t>
      </w:r>
      <w:proofErr w:type="gramEnd"/>
      <w:r>
        <w:rPr>
          <w:rFonts w:ascii="Times New Roman" w:hAnsi="Times New Roman" w:cs="Times New Roman"/>
        </w:rPr>
        <w:t xml:space="preserve"> </w:t>
      </w:r>
      <w:r w:rsidR="00E06A78">
        <w:rPr>
          <w:rFonts w:ascii="Times New Roman" w:hAnsi="Times New Roman" w:cs="Times New Roman"/>
        </w:rPr>
        <w:t>multiplication</w:t>
      </w:r>
      <w:r>
        <w:rPr>
          <w:rFonts w:ascii="Times New Roman" w:hAnsi="Times New Roman" w:cs="Times New Roman"/>
        </w:rPr>
        <w:t xml:space="preserve"> </w:t>
      </w:r>
      <w:r w:rsidR="00CD3B83">
        <w:rPr>
          <w:rFonts w:ascii="Times New Roman" w:hAnsi="Times New Roman" w:cs="Times New Roman"/>
        </w:rPr>
        <w:t>was</w:t>
      </w:r>
      <w:r>
        <w:rPr>
          <w:rFonts w:ascii="Times New Roman" w:hAnsi="Times New Roman" w:cs="Times New Roman"/>
        </w:rPr>
        <w:t xml:space="preserve"> </w:t>
      </w:r>
      <w:r w:rsidR="003317AF">
        <w:rPr>
          <w:rFonts w:ascii="Times New Roman" w:hAnsi="Times New Roman" w:cs="Times New Roman"/>
        </w:rPr>
        <w:t>verified</w:t>
      </w:r>
      <w:r>
        <w:rPr>
          <w:rFonts w:ascii="Times New Roman" w:hAnsi="Times New Roman" w:cs="Times New Roman"/>
        </w:rPr>
        <w:t xml:space="preserve"> in </w:t>
      </w:r>
      <w:proofErr w:type="spellStart"/>
      <w:r>
        <w:rPr>
          <w:rFonts w:ascii="Times New Roman" w:hAnsi="Times New Roman" w:cs="Times New Roman"/>
        </w:rPr>
        <w:t>Vivado</w:t>
      </w:r>
      <w:proofErr w:type="spellEnd"/>
      <w:ins w:id="51" w:author="Hanyu Liu" w:date="2022-12-22T14:08:00Z">
        <w:r w:rsidR="00FA3129">
          <w:rPr>
            <w:rFonts w:ascii="Times New Roman" w:hAnsi="Times New Roman" w:cs="Times New Roman"/>
          </w:rPr>
          <w:t>,</w:t>
        </w:r>
      </w:ins>
      <w:ins w:id="52" w:author="Xingda Li" w:date="2022-12-22T18:52:00Z">
        <w:r w:rsidR="000B3B2C">
          <w:rPr>
            <w:rFonts w:ascii="Times New Roman" w:hAnsi="Times New Roman" w:cs="Times New Roman"/>
          </w:rPr>
          <w:t xml:space="preserve"> </w:t>
        </w:r>
      </w:ins>
      <w:ins w:id="53" w:author="Xingda Li" w:date="2022-12-22T18:53:00Z">
        <w:r w:rsidR="002C7DC6">
          <w:rPr>
            <w:rFonts w:ascii="Times New Roman" w:hAnsi="Times New Roman" w:cs="Times New Roman"/>
          </w:rPr>
          <w:t>and the simulation result</w:t>
        </w:r>
        <w:r w:rsidR="00724B08">
          <w:rPr>
            <w:rFonts w:ascii="Times New Roman" w:hAnsi="Times New Roman" w:cs="Times New Roman"/>
          </w:rPr>
          <w:t>s</w:t>
        </w:r>
      </w:ins>
      <w:del w:id="54" w:author="Xingda Li" w:date="2022-12-22T18:52:00Z">
        <w:r w:rsidR="00A56722" w:rsidDel="000B3B2C">
          <w:rPr>
            <w:rFonts w:ascii="Times New Roman" w:hAnsi="Times New Roman" w:cs="Times New Roman"/>
          </w:rPr>
          <w:delText xml:space="preserve"> which</w:delText>
        </w:r>
      </w:del>
      <w:r w:rsidR="00A56722">
        <w:rPr>
          <w:rFonts w:ascii="Times New Roman" w:hAnsi="Times New Roman" w:cs="Times New Roman"/>
        </w:rPr>
        <w:t xml:space="preserve"> </w:t>
      </w:r>
      <w:ins w:id="55" w:author="Xingda Li" w:date="2022-12-22T18:53:00Z">
        <w:r w:rsidR="00724B08">
          <w:rPr>
            <w:rFonts w:ascii="Times New Roman" w:hAnsi="Times New Roman" w:cs="Times New Roman"/>
          </w:rPr>
          <w:t>are</w:t>
        </w:r>
      </w:ins>
      <w:del w:id="56" w:author="Xingda Li" w:date="2022-12-22T18:53:00Z">
        <w:r w:rsidR="00CD3B83" w:rsidDel="00724B08">
          <w:rPr>
            <w:rFonts w:ascii="Times New Roman" w:hAnsi="Times New Roman" w:cs="Times New Roman"/>
          </w:rPr>
          <w:delText>is</w:delText>
        </w:r>
      </w:del>
      <w:r w:rsidR="00A56722">
        <w:rPr>
          <w:rFonts w:ascii="Times New Roman" w:hAnsi="Times New Roman" w:cs="Times New Roman"/>
        </w:rPr>
        <w:t xml:space="preserve"> shown in </w:t>
      </w:r>
      <w:r w:rsidR="008F44ED">
        <w:rPr>
          <w:rFonts w:ascii="Times New Roman" w:hAnsi="Times New Roman" w:cs="Times New Roman"/>
        </w:rPr>
        <w:t>Figures</w:t>
      </w:r>
      <w:r w:rsidR="00A56722">
        <w:rPr>
          <w:rFonts w:ascii="Times New Roman" w:hAnsi="Times New Roman" w:cs="Times New Roman"/>
        </w:rPr>
        <w:t xml:space="preserve"> </w:t>
      </w:r>
      <w:r w:rsidR="005778FD">
        <w:rPr>
          <w:rFonts w:ascii="Times New Roman" w:hAnsi="Times New Roman" w:cs="Times New Roman"/>
        </w:rPr>
        <w:t>3</w:t>
      </w:r>
      <w:r w:rsidR="00A56722">
        <w:rPr>
          <w:rFonts w:ascii="Times New Roman" w:hAnsi="Times New Roman" w:cs="Times New Roman"/>
        </w:rPr>
        <w:t>.1</w:t>
      </w:r>
      <w:r w:rsidR="00F16550">
        <w:rPr>
          <w:rFonts w:ascii="Times New Roman" w:hAnsi="Times New Roman" w:cs="Times New Roman"/>
        </w:rPr>
        <w:t xml:space="preserve"> and </w:t>
      </w:r>
      <w:r w:rsidR="005778FD">
        <w:rPr>
          <w:rFonts w:ascii="Times New Roman" w:hAnsi="Times New Roman" w:cs="Times New Roman"/>
        </w:rPr>
        <w:t>3</w:t>
      </w:r>
      <w:r w:rsidR="00F16550">
        <w:rPr>
          <w:rFonts w:ascii="Times New Roman" w:hAnsi="Times New Roman" w:cs="Times New Roman"/>
        </w:rPr>
        <w:t>.2</w:t>
      </w:r>
      <w:r>
        <w:rPr>
          <w:rFonts w:ascii="Times New Roman" w:hAnsi="Times New Roman" w:cs="Times New Roman"/>
        </w:rPr>
        <w:t xml:space="preserve">. </w:t>
      </w:r>
      <w:r w:rsidR="00E06A78">
        <w:rPr>
          <w:rFonts w:ascii="Times New Roman" w:hAnsi="Times New Roman" w:cs="Times New Roman"/>
        </w:rPr>
        <w:t xml:space="preserve">The results are stored in SRAM in order successfully which has been shown in figure 3.3. Figure 3.4 shows the system iterated 14 times due to 14 rows in </w:t>
      </w:r>
      <w:r w:rsidR="008F44ED">
        <w:rPr>
          <w:rFonts w:ascii="Times New Roman" w:hAnsi="Times New Roman" w:cs="Times New Roman"/>
        </w:rPr>
        <w:t xml:space="preserve">the </w:t>
      </w:r>
      <w:r w:rsidR="00E06A78">
        <w:rPr>
          <w:rFonts w:ascii="Times New Roman" w:hAnsi="Times New Roman" w:cs="Times New Roman"/>
        </w:rPr>
        <w:t xml:space="preserve">input matrix. </w:t>
      </w:r>
      <w:r w:rsidR="008F44ED">
        <w:rPr>
          <w:rFonts w:ascii="Times New Roman" w:hAnsi="Times New Roman" w:cs="Times New Roman"/>
        </w:rPr>
        <w:t xml:space="preserve">Figure 3.5 shows the data are the same in both the simulation and logic </w:t>
      </w:r>
      <w:proofErr w:type="spellStart"/>
      <w:r w:rsidR="008F44ED">
        <w:rPr>
          <w:rFonts w:ascii="Times New Roman" w:hAnsi="Times New Roman" w:cs="Times New Roman"/>
        </w:rPr>
        <w:t>analyzer</w:t>
      </w:r>
      <w:proofErr w:type="spellEnd"/>
      <w:r w:rsidR="008F44ED">
        <w:rPr>
          <w:rFonts w:ascii="Times New Roman" w:hAnsi="Times New Roman" w:cs="Times New Roman"/>
        </w:rPr>
        <w:t xml:space="preserve">. </w:t>
      </w:r>
      <w:ins w:id="57" w:author="Xingda Li" w:date="2022-12-22T18:54:00Z">
        <w:del w:id="58" w:author="Hanyu Liu" w:date="2022-12-22T14:08:00Z">
          <w:r w:rsidR="00462198" w:rsidDel="00FA3129">
            <w:rPr>
              <w:rFonts w:ascii="Times New Roman" w:hAnsi="Times New Roman" w:cs="Times New Roman"/>
            </w:rPr>
            <w:delText>To further examine</w:delText>
          </w:r>
          <w:r w:rsidR="0046700E" w:rsidDel="00FA3129">
            <w:rPr>
              <w:rFonts w:ascii="Times New Roman" w:hAnsi="Times New Roman" w:cs="Times New Roman"/>
            </w:rPr>
            <w:delText xml:space="preserve"> the design, </w:delText>
          </w:r>
          <w:r w:rsidR="00EC40C6" w:rsidDel="00FA3129">
            <w:rPr>
              <w:rFonts w:ascii="Times New Roman" w:hAnsi="Times New Roman" w:cs="Times New Roman"/>
            </w:rPr>
            <w:delText xml:space="preserve">post-synthesis simulation was </w:delText>
          </w:r>
        </w:del>
      </w:ins>
      <w:ins w:id="59" w:author="Xingda Li" w:date="2022-12-22T18:55:00Z">
        <w:del w:id="60" w:author="Hanyu Liu" w:date="2022-12-22T14:08:00Z">
          <w:r w:rsidR="005A0B7E" w:rsidDel="00FA3129">
            <w:rPr>
              <w:rFonts w:ascii="Times New Roman" w:hAnsi="Times New Roman" w:cs="Times New Roman"/>
            </w:rPr>
            <w:delText>performed in</w:delText>
          </w:r>
        </w:del>
      </w:ins>
      <w:ins w:id="61" w:author="Xingda Li" w:date="2022-12-22T18:57:00Z">
        <w:del w:id="62" w:author="Hanyu Liu" w:date="2022-12-22T14:08:00Z">
          <w:r w:rsidR="006D6F0B" w:rsidDel="00FA3129">
            <w:rPr>
              <w:rFonts w:ascii="Times New Roman" w:hAnsi="Times New Roman" w:cs="Times New Roman"/>
            </w:rPr>
            <w:delText xml:space="preserve"> ModelSim</w:delText>
          </w:r>
        </w:del>
      </w:ins>
    </w:p>
    <w:p w14:paraId="28C73C7E" w14:textId="5DD5F279" w:rsidR="004E7482" w:rsidRDefault="005778FD" w:rsidP="005778FD">
      <w:pPr>
        <w:spacing w:line="360" w:lineRule="auto"/>
        <w:jc w:val="center"/>
      </w:pPr>
      <w:r>
        <w:rPr>
          <w:noProof/>
        </w:rPr>
        <mc:AlternateContent>
          <mc:Choice Requires="wps">
            <w:drawing>
              <wp:anchor distT="0" distB="0" distL="114300" distR="114300" simplePos="0" relativeHeight="251717722" behindDoc="0" locked="0" layoutInCell="1" allowOverlap="1" wp14:anchorId="2C20D4E6" wp14:editId="6D46BB7D">
                <wp:simplePos x="0" y="0"/>
                <wp:positionH relativeFrom="margin">
                  <wp:posOffset>6537908</wp:posOffset>
                </wp:positionH>
                <wp:positionV relativeFrom="paragraph">
                  <wp:posOffset>2434626</wp:posOffset>
                </wp:positionV>
                <wp:extent cx="1175981" cy="36258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175981" cy="362585"/>
                        </a:xfrm>
                        <a:prstGeom prst="rect">
                          <a:avLst/>
                        </a:prstGeom>
                        <a:noFill/>
                        <a:ln w="6350">
                          <a:noFill/>
                        </a:ln>
                      </wps:spPr>
                      <wps:txbx>
                        <w:txbxContent>
                          <w:p w14:paraId="0A9FE86E" w14:textId="4E076B79" w:rsidR="005778FD" w:rsidRPr="005778FD" w:rsidRDefault="005778FD" w:rsidP="005778FD">
                            <w:pPr>
                              <w:rPr>
                                <w:color w:val="FF0000"/>
                                <w:sz w:val="32"/>
                                <w:szCs w:val="32"/>
                                <w:lang w:val="sv-SE"/>
                              </w:rPr>
                            </w:pPr>
                            <w:r>
                              <w:rPr>
                                <w:color w:val="FF0000"/>
                                <w:sz w:val="32"/>
                                <w:szCs w:val="32"/>
                              </w:rPr>
                              <w:t>store</w:t>
                            </w:r>
                            <w:r>
                              <w:rPr>
                                <w:color w:val="FF0000"/>
                                <w:sz w:val="32"/>
                                <w:szCs w:val="32"/>
                                <w:lang w:val="sv-SE"/>
                              </w:rPr>
                              <w:t xml:space="preserve">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20D4E6" id="_x0000_t202" coordsize="21600,21600" o:spt="202" path="m,l,21600r21600,l21600,xe">
                <v:stroke joinstyle="miter"/>
                <v:path gradientshapeok="t" o:connecttype="rect"/>
              </v:shapetype>
              <v:shape id="Text Box 73" o:spid="_x0000_s1026" type="#_x0000_t202" style="position:absolute;left:0;text-align:left;margin-left:514.8pt;margin-top:191.7pt;width:92.6pt;height:28.55pt;z-index:25171772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" filled="f" stroked="f" strokeweight=".5pt">
                <v:textbox>
                  <w:txbxContent>
                    <w:p w14:paraId="0A9FE86E" w14:textId="4E076B79" w:rsidR="005778FD" w:rsidRPr="005778FD" w:rsidRDefault="005778FD" w:rsidP="005778FD">
                      <w:pPr>
                        <w:rPr>
                          <w:color w:val="FF0000"/>
                          <w:sz w:val="32"/>
                          <w:szCs w:val="32"/>
                          <w:lang w:val="sv-SE"/>
                        </w:rPr>
                      </w:pPr>
                      <w:r>
                        <w:rPr>
                          <w:color w:val="FF0000"/>
                          <w:sz w:val="32"/>
                          <w:szCs w:val="32"/>
                        </w:rPr>
                        <w:t>store</w:t>
                      </w:r>
                      <w:r>
                        <w:rPr>
                          <w:color w:val="FF0000"/>
                          <w:sz w:val="32"/>
                          <w:szCs w:val="32"/>
                          <w:lang w:val="sv-SE"/>
                        </w:rPr>
                        <w:t xml:space="preserve"> signal</w:t>
                      </w:r>
                    </w:p>
                  </w:txbxContent>
                </v:textbox>
                <w10:wrap anchorx="margin"/>
              </v:shape>
            </w:pict>
          </mc:Fallback>
        </mc:AlternateContent>
      </w:r>
      <w:r>
        <w:rPr>
          <w:noProof/>
        </w:rPr>
        <mc:AlternateContent>
          <mc:Choice Requires="wps">
            <w:drawing>
              <wp:anchor distT="0" distB="0" distL="114300" distR="114300" simplePos="0" relativeHeight="251723866" behindDoc="0" locked="0" layoutInCell="1" allowOverlap="1" wp14:anchorId="2AE0196D" wp14:editId="65E8836A">
                <wp:simplePos x="0" y="0"/>
                <wp:positionH relativeFrom="margin">
                  <wp:posOffset>2090019</wp:posOffset>
                </wp:positionH>
                <wp:positionV relativeFrom="paragraph">
                  <wp:posOffset>1482458</wp:posOffset>
                </wp:positionV>
                <wp:extent cx="1013694" cy="1552074"/>
                <wp:effectExtent l="0" t="0" r="0" b="0"/>
                <wp:wrapNone/>
                <wp:docPr id="76" name="Text Box 76"/>
                <wp:cNvGraphicFramePr/>
                <a:graphic xmlns:a="http://schemas.openxmlformats.org/drawingml/2006/main">
                  <a:graphicData uri="http://schemas.microsoft.com/office/word/2010/wordprocessingShape">
                    <wps:wsp>
                      <wps:cNvSpPr txBox="1"/>
                      <wps:spPr>
                        <a:xfrm>
                          <a:off x="0" y="0"/>
                          <a:ext cx="1013694" cy="1552074"/>
                        </a:xfrm>
                        <a:prstGeom prst="rect">
                          <a:avLst/>
                        </a:prstGeom>
                        <a:noFill/>
                        <a:ln w="6350">
                          <a:noFill/>
                        </a:ln>
                      </wps:spPr>
                      <wps:txbx>
                        <w:txbxContent>
                          <w:p w14:paraId="0F28081A" w14:textId="6B1EBBBF" w:rsidR="005778FD" w:rsidRPr="005778FD" w:rsidRDefault="005778FD" w:rsidP="005778FD">
                            <w:pPr>
                              <w:spacing w:line="240" w:lineRule="auto"/>
                              <w:rPr>
                                <w:color w:val="FF0000"/>
                                <w:sz w:val="32"/>
                                <w:szCs w:val="32"/>
                                <w:lang w:val="sv-SE"/>
                              </w:rPr>
                            </w:pPr>
                            <w:r>
                              <w:rPr>
                                <w:color w:val="FF0000"/>
                                <w:sz w:val="32"/>
                                <w:szCs w:val="32"/>
                                <w:lang w:val="sv-SE"/>
                              </w:rPr>
                              <w:t>Result from each multiplier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0196D" id="Text Box 76" o:spid="_x0000_s1027" type="#_x0000_t202" style="position:absolute;left:0;text-align:left;margin-left:164.55pt;margin-top:116.75pt;width:79.8pt;height:122.2pt;z-index:2517238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" filled="f" stroked="f" strokeweight=".5pt">
                <v:textbox>
                  <w:txbxContent>
                    <w:p w14:paraId="0F28081A" w14:textId="6B1EBBBF" w:rsidR="005778FD" w:rsidRPr="005778FD" w:rsidRDefault="005778FD" w:rsidP="005778FD">
                      <w:pPr>
                        <w:spacing w:line="240" w:lineRule="auto"/>
                        <w:rPr>
                          <w:color w:val="FF0000"/>
                          <w:sz w:val="32"/>
                          <w:szCs w:val="32"/>
                          <w:lang w:val="sv-SE"/>
                        </w:rPr>
                      </w:pPr>
                      <w:r>
                        <w:rPr>
                          <w:color w:val="FF0000"/>
                          <w:sz w:val="32"/>
                          <w:szCs w:val="32"/>
                          <w:lang w:val="sv-SE"/>
                        </w:rPr>
                        <w:t>Result from each multiplier</w:t>
                      </w:r>
                    </w:p>
                  </w:txbxContent>
                </v:textbox>
                <w10:wrap anchorx="margin"/>
              </v:shape>
            </w:pict>
          </mc:Fallback>
        </mc:AlternateContent>
      </w:r>
      <w:r>
        <w:rPr>
          <w:noProof/>
        </w:rPr>
        <mc:AlternateContent>
          <mc:Choice Requires="wps">
            <w:drawing>
              <wp:anchor distT="0" distB="0" distL="114300" distR="114300" simplePos="0" relativeHeight="251719770" behindDoc="0" locked="0" layoutInCell="1" allowOverlap="1" wp14:anchorId="2B83183B" wp14:editId="2D917643">
                <wp:simplePos x="0" y="0"/>
                <wp:positionH relativeFrom="margin">
                  <wp:posOffset>2123171</wp:posOffset>
                </wp:positionH>
                <wp:positionV relativeFrom="paragraph">
                  <wp:posOffset>863730</wp:posOffset>
                </wp:positionV>
                <wp:extent cx="974772" cy="362914"/>
                <wp:effectExtent l="0" t="0" r="0" b="0"/>
                <wp:wrapNone/>
                <wp:docPr id="74" name="Text Box 74"/>
                <wp:cNvGraphicFramePr/>
                <a:graphic xmlns:a="http://schemas.openxmlformats.org/drawingml/2006/main">
                  <a:graphicData uri="http://schemas.microsoft.com/office/word/2010/wordprocessingShape">
                    <wps:wsp>
                      <wps:cNvSpPr txBox="1"/>
                      <wps:spPr>
                        <a:xfrm>
                          <a:off x="0" y="0"/>
                          <a:ext cx="974772" cy="362914"/>
                        </a:xfrm>
                        <a:prstGeom prst="rect">
                          <a:avLst/>
                        </a:prstGeom>
                        <a:noFill/>
                        <a:ln w="6350">
                          <a:noFill/>
                        </a:ln>
                      </wps:spPr>
                      <wps:txbx>
                        <w:txbxContent>
                          <w:p w14:paraId="712DE8AC" w14:textId="69D5029E" w:rsidR="005778FD" w:rsidRPr="005778FD" w:rsidRDefault="005778FD" w:rsidP="005778FD">
                            <w:pPr>
                              <w:rPr>
                                <w:color w:val="FF0000"/>
                                <w:sz w:val="32"/>
                                <w:szCs w:val="32"/>
                                <w:lang w:val="sv-SE"/>
                              </w:rPr>
                            </w:pPr>
                            <w:r>
                              <w:rPr>
                                <w:color w:val="FF0000"/>
                                <w:sz w:val="32"/>
                                <w:szCs w:val="32"/>
                                <w:lang w:val="sv-SE"/>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3183B" id="Text Box 74" o:spid="_x0000_s1028" type="#_x0000_t202" style="position:absolute;left:0;text-align:left;margin-left:167.2pt;margin-top:68pt;width:76.75pt;height:28.6pt;z-index:25171977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" filled="f" stroked="f" strokeweight=".5pt">
                <v:textbox>
                  <w:txbxContent>
                    <w:p w14:paraId="712DE8AC" w14:textId="69D5029E" w:rsidR="005778FD" w:rsidRPr="005778FD" w:rsidRDefault="005778FD" w:rsidP="005778FD">
                      <w:pPr>
                        <w:rPr>
                          <w:color w:val="FF0000"/>
                          <w:sz w:val="32"/>
                          <w:szCs w:val="32"/>
                          <w:lang w:val="sv-SE"/>
                        </w:rPr>
                      </w:pPr>
                      <w:r>
                        <w:rPr>
                          <w:color w:val="FF0000"/>
                          <w:sz w:val="32"/>
                          <w:szCs w:val="32"/>
                          <w:lang w:val="sv-SE"/>
                        </w:rPr>
                        <w:t>input</w:t>
                      </w:r>
                    </w:p>
                  </w:txbxContent>
                </v:textbox>
                <w10:wrap anchorx="margin"/>
              </v:shape>
            </w:pict>
          </mc:Fallback>
        </mc:AlternateContent>
      </w:r>
      <w:r>
        <w:rPr>
          <w:noProof/>
        </w:rPr>
        <mc:AlternateContent>
          <mc:Choice Requires="wps">
            <w:drawing>
              <wp:anchor distT="0" distB="0" distL="114300" distR="114300" simplePos="0" relativeHeight="251721818" behindDoc="0" locked="0" layoutInCell="1" allowOverlap="1" wp14:anchorId="33023AC8" wp14:editId="3AB036C9">
                <wp:simplePos x="0" y="0"/>
                <wp:positionH relativeFrom="margin">
                  <wp:posOffset>1726121</wp:posOffset>
                </wp:positionH>
                <wp:positionV relativeFrom="paragraph">
                  <wp:posOffset>1183257</wp:posOffset>
                </wp:positionV>
                <wp:extent cx="1080640" cy="362914"/>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080640" cy="362914"/>
                        </a:xfrm>
                        <a:prstGeom prst="rect">
                          <a:avLst/>
                        </a:prstGeom>
                        <a:noFill/>
                        <a:ln w="6350">
                          <a:noFill/>
                        </a:ln>
                      </wps:spPr>
                      <wps:txbx>
                        <w:txbxContent>
                          <w:p w14:paraId="204B6E8E" w14:textId="4C378C16" w:rsidR="005778FD" w:rsidRPr="005778FD" w:rsidRDefault="005778FD" w:rsidP="005778FD">
                            <w:pPr>
                              <w:rPr>
                                <w:color w:val="FF0000"/>
                                <w:sz w:val="32"/>
                                <w:szCs w:val="32"/>
                                <w:lang w:val="sv-SE"/>
                              </w:rPr>
                            </w:pPr>
                            <w:r>
                              <w:rPr>
                                <w:color w:val="FF0000"/>
                                <w:sz w:val="32"/>
                                <w:szCs w:val="32"/>
                                <w:lang w:val="sv-SE"/>
                              </w:rPr>
                              <w:t>coefficient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23AC8" id="Text Box 75" o:spid="_x0000_s1029" type="#_x0000_t202" style="position:absolute;left:0;text-align:left;margin-left:135.9pt;margin-top:93.15pt;width:85.1pt;height:28.6pt;z-index:25172181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" filled="f" stroked="f" strokeweight=".5pt">
                <v:textbox>
                  <w:txbxContent>
                    <w:p w14:paraId="204B6E8E" w14:textId="4C378C16" w:rsidR="005778FD" w:rsidRPr="005778FD" w:rsidRDefault="005778FD" w:rsidP="005778FD">
                      <w:pPr>
                        <w:rPr>
                          <w:color w:val="FF0000"/>
                          <w:sz w:val="32"/>
                          <w:szCs w:val="32"/>
                          <w:lang w:val="sv-SE"/>
                        </w:rPr>
                      </w:pPr>
                      <w:r>
                        <w:rPr>
                          <w:color w:val="FF0000"/>
                          <w:sz w:val="32"/>
                          <w:szCs w:val="32"/>
                          <w:lang w:val="sv-SE"/>
                        </w:rPr>
                        <w:t>coefficient</w:t>
                      </w:r>
                    </w:p>
                  </w:txbxContent>
                </v:textbox>
                <w10:wrap anchorx="margin"/>
              </v:shape>
            </w:pict>
          </mc:Fallback>
        </mc:AlternateContent>
      </w:r>
      <w:r>
        <w:rPr>
          <w:noProof/>
        </w:rPr>
        <mc:AlternateContent>
          <mc:Choice Requires="wps">
            <w:drawing>
              <wp:anchor distT="0" distB="0" distL="114300" distR="114300" simplePos="0" relativeHeight="251715674" behindDoc="0" locked="0" layoutInCell="1" allowOverlap="1" wp14:anchorId="5375A4FE" wp14:editId="540F82C7">
                <wp:simplePos x="0" y="0"/>
                <wp:positionH relativeFrom="margin">
                  <wp:posOffset>8221390</wp:posOffset>
                </wp:positionH>
                <wp:positionV relativeFrom="paragraph">
                  <wp:posOffset>1932940</wp:posOffset>
                </wp:positionV>
                <wp:extent cx="661723" cy="307154"/>
                <wp:effectExtent l="0" t="0" r="0" b="0"/>
                <wp:wrapNone/>
                <wp:docPr id="72" name="Text Box 72"/>
                <wp:cNvGraphicFramePr/>
                <a:graphic xmlns:a="http://schemas.openxmlformats.org/drawingml/2006/main">
                  <a:graphicData uri="http://schemas.microsoft.com/office/word/2010/wordprocessingShape">
                    <wps:wsp>
                      <wps:cNvSpPr txBox="1"/>
                      <wps:spPr>
                        <a:xfrm>
                          <a:off x="0" y="0"/>
                          <a:ext cx="661723" cy="307154"/>
                        </a:xfrm>
                        <a:prstGeom prst="rect">
                          <a:avLst/>
                        </a:prstGeom>
                        <a:noFill/>
                        <a:ln w="6350">
                          <a:noFill/>
                        </a:ln>
                      </wps:spPr>
                      <wps:txbx>
                        <w:txbxContent>
                          <w:p w14:paraId="4C03746D" w14:textId="3437BC92" w:rsidR="005778FD" w:rsidRPr="00134382" w:rsidRDefault="005778FD" w:rsidP="005778FD">
                            <w:pPr>
                              <w:rPr>
                                <w:color w:val="FF0000"/>
                                <w:sz w:val="32"/>
                                <w:szCs w:val="32"/>
                              </w:rPr>
                            </w:pPr>
                            <w:r>
                              <w:rPr>
                                <w:color w:val="FF0000"/>
                                <w:sz w:val="32"/>
                                <w:szCs w:val="32"/>
                              </w:rPr>
                              <w:t>1336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5A4FE" id="Text Box 72" o:spid="_x0000_s1030" type="#_x0000_t202" style="position:absolute;left:0;text-align:left;margin-left:647.35pt;margin-top:152.2pt;width:52.1pt;height:24.2pt;z-index:25171567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" filled="f" stroked="f" strokeweight=".5pt">
                <v:textbox>
                  <w:txbxContent>
                    <w:p w14:paraId="4C03746D" w14:textId="3437BC92" w:rsidR="005778FD" w:rsidRPr="00134382" w:rsidRDefault="005778FD" w:rsidP="005778FD">
                      <w:pPr>
                        <w:rPr>
                          <w:color w:val="FF0000"/>
                          <w:sz w:val="32"/>
                          <w:szCs w:val="32"/>
                        </w:rPr>
                      </w:pPr>
                      <w:r>
                        <w:rPr>
                          <w:color w:val="FF0000"/>
                          <w:sz w:val="32"/>
                          <w:szCs w:val="32"/>
                        </w:rPr>
                        <w:t>1336</w:t>
                      </w:r>
                    </w:p>
                  </w:txbxContent>
                </v:textbox>
                <w10:wrap anchorx="margin"/>
              </v:shape>
            </w:pict>
          </mc:Fallback>
        </mc:AlternateContent>
      </w:r>
      <w:r>
        <w:rPr>
          <w:noProof/>
        </w:rPr>
        <mc:AlternateContent>
          <mc:Choice Requires="wps">
            <w:drawing>
              <wp:anchor distT="0" distB="0" distL="114300" distR="114300" simplePos="0" relativeHeight="251713626" behindDoc="0" locked="0" layoutInCell="1" allowOverlap="1" wp14:anchorId="716094B8" wp14:editId="0F70A459">
                <wp:simplePos x="0" y="0"/>
                <wp:positionH relativeFrom="margin">
                  <wp:posOffset>7277482</wp:posOffset>
                </wp:positionH>
                <wp:positionV relativeFrom="paragraph">
                  <wp:posOffset>1938114</wp:posOffset>
                </wp:positionV>
                <wp:extent cx="562708" cy="307154"/>
                <wp:effectExtent l="0" t="0" r="0" b="0"/>
                <wp:wrapNone/>
                <wp:docPr id="71" name="Text Box 71"/>
                <wp:cNvGraphicFramePr/>
                <a:graphic xmlns:a="http://schemas.openxmlformats.org/drawingml/2006/main">
                  <a:graphicData uri="http://schemas.microsoft.com/office/word/2010/wordprocessingShape">
                    <wps:wsp>
                      <wps:cNvSpPr txBox="1"/>
                      <wps:spPr>
                        <a:xfrm>
                          <a:off x="0" y="0"/>
                          <a:ext cx="562708" cy="307154"/>
                        </a:xfrm>
                        <a:prstGeom prst="rect">
                          <a:avLst/>
                        </a:prstGeom>
                        <a:noFill/>
                        <a:ln w="6350">
                          <a:noFill/>
                        </a:ln>
                      </wps:spPr>
                      <wps:txbx>
                        <w:txbxContent>
                          <w:p w14:paraId="3523D030" w14:textId="3B154D54" w:rsidR="005778FD" w:rsidRPr="00134382" w:rsidRDefault="005778FD" w:rsidP="005778FD">
                            <w:pPr>
                              <w:rPr>
                                <w:color w:val="FF0000"/>
                                <w:sz w:val="32"/>
                                <w:szCs w:val="32"/>
                              </w:rPr>
                            </w:pPr>
                            <w:r>
                              <w:rPr>
                                <w:color w:val="FF0000"/>
                                <w:sz w:val="32"/>
                                <w:szCs w:val="32"/>
                              </w:rPr>
                              <w:t>812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094B8" id="Text Box 71" o:spid="_x0000_s1031" type="#_x0000_t202" style="position:absolute;left:0;text-align:left;margin-left:573.05pt;margin-top:152.6pt;width:44.3pt;height:24.2pt;z-index:25171362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" filled="f" stroked="f" strokeweight=".5pt">
                <v:textbox>
                  <w:txbxContent>
                    <w:p w14:paraId="3523D030" w14:textId="3B154D54" w:rsidR="005778FD" w:rsidRPr="00134382" w:rsidRDefault="005778FD" w:rsidP="005778FD">
                      <w:pPr>
                        <w:rPr>
                          <w:color w:val="FF0000"/>
                          <w:sz w:val="32"/>
                          <w:szCs w:val="32"/>
                        </w:rPr>
                      </w:pPr>
                      <w:r>
                        <w:rPr>
                          <w:color w:val="FF0000"/>
                          <w:sz w:val="32"/>
                          <w:szCs w:val="32"/>
                        </w:rPr>
                        <w:t>812</w:t>
                      </w:r>
                    </w:p>
                  </w:txbxContent>
                </v:textbox>
                <w10:wrap anchorx="margin"/>
              </v:shape>
            </w:pict>
          </mc:Fallback>
        </mc:AlternateContent>
      </w:r>
      <w:r>
        <w:rPr>
          <w:noProof/>
        </w:rPr>
        <mc:AlternateContent>
          <mc:Choice Requires="wps">
            <w:drawing>
              <wp:anchor distT="0" distB="0" distL="114300" distR="114300" simplePos="0" relativeHeight="251711578" behindDoc="0" locked="0" layoutInCell="1" allowOverlap="1" wp14:anchorId="16663AE1" wp14:editId="24738177">
                <wp:simplePos x="0" y="0"/>
                <wp:positionH relativeFrom="margin">
                  <wp:posOffset>5883191</wp:posOffset>
                </wp:positionH>
                <wp:positionV relativeFrom="paragraph">
                  <wp:posOffset>1954255</wp:posOffset>
                </wp:positionV>
                <wp:extent cx="562708" cy="307154"/>
                <wp:effectExtent l="0" t="0" r="0" b="0"/>
                <wp:wrapNone/>
                <wp:docPr id="70" name="Text Box 70"/>
                <wp:cNvGraphicFramePr/>
                <a:graphic xmlns:a="http://schemas.openxmlformats.org/drawingml/2006/main">
                  <a:graphicData uri="http://schemas.microsoft.com/office/word/2010/wordprocessingShape">
                    <wps:wsp>
                      <wps:cNvSpPr txBox="1"/>
                      <wps:spPr>
                        <a:xfrm>
                          <a:off x="0" y="0"/>
                          <a:ext cx="562708" cy="307154"/>
                        </a:xfrm>
                        <a:prstGeom prst="rect">
                          <a:avLst/>
                        </a:prstGeom>
                        <a:noFill/>
                        <a:ln w="6350">
                          <a:noFill/>
                        </a:ln>
                      </wps:spPr>
                      <wps:txbx>
                        <w:txbxContent>
                          <w:p w14:paraId="0529DA98" w14:textId="45CF7C28" w:rsidR="005778FD" w:rsidRPr="00134382" w:rsidRDefault="005778FD" w:rsidP="005778FD">
                            <w:pPr>
                              <w:rPr>
                                <w:color w:val="FF0000"/>
                                <w:sz w:val="32"/>
                                <w:szCs w:val="32"/>
                              </w:rPr>
                            </w:pPr>
                            <w:r>
                              <w:rPr>
                                <w:color w:val="FF0000"/>
                                <w:sz w:val="32"/>
                                <w:szCs w:val="32"/>
                              </w:rPr>
                              <w:t>554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63AE1" id="Text Box 70" o:spid="_x0000_s1032" type="#_x0000_t202" style="position:absolute;left:0;text-align:left;margin-left:463.25pt;margin-top:153.9pt;width:44.3pt;height:24.2pt;z-index:25171157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" filled="f" stroked="f" strokeweight=".5pt">
                <v:textbox>
                  <w:txbxContent>
                    <w:p w14:paraId="0529DA98" w14:textId="45CF7C28" w:rsidR="005778FD" w:rsidRPr="00134382" w:rsidRDefault="005778FD" w:rsidP="005778FD">
                      <w:pPr>
                        <w:rPr>
                          <w:color w:val="FF0000"/>
                          <w:sz w:val="32"/>
                          <w:szCs w:val="32"/>
                        </w:rPr>
                      </w:pPr>
                      <w:r>
                        <w:rPr>
                          <w:color w:val="FF0000"/>
                          <w:sz w:val="32"/>
                          <w:szCs w:val="32"/>
                        </w:rPr>
                        <w:t>554</w:t>
                      </w:r>
                    </w:p>
                  </w:txbxContent>
                </v:textbox>
                <w10:wrap anchorx="margin"/>
              </v:shape>
            </w:pict>
          </mc:Fallback>
        </mc:AlternateContent>
      </w:r>
      <w:r>
        <w:rPr>
          <w:noProof/>
        </w:rPr>
        <mc:AlternateContent>
          <mc:Choice Requires="wps">
            <w:drawing>
              <wp:anchor distT="0" distB="0" distL="114300" distR="114300" simplePos="0" relativeHeight="251709530" behindDoc="0" locked="0" layoutInCell="1" allowOverlap="1" wp14:anchorId="7EB6C397" wp14:editId="19BD7D6D">
                <wp:simplePos x="0" y="0"/>
                <wp:positionH relativeFrom="margin">
                  <wp:posOffset>4554633</wp:posOffset>
                </wp:positionH>
                <wp:positionV relativeFrom="paragraph">
                  <wp:posOffset>1933002</wp:posOffset>
                </wp:positionV>
                <wp:extent cx="562708" cy="307154"/>
                <wp:effectExtent l="0" t="0" r="0" b="0"/>
                <wp:wrapNone/>
                <wp:docPr id="67" name="Text Box 67"/>
                <wp:cNvGraphicFramePr/>
                <a:graphic xmlns:a="http://schemas.openxmlformats.org/drawingml/2006/main">
                  <a:graphicData uri="http://schemas.microsoft.com/office/word/2010/wordprocessingShape">
                    <wps:wsp>
                      <wps:cNvSpPr txBox="1"/>
                      <wps:spPr>
                        <a:xfrm>
                          <a:off x="0" y="0"/>
                          <a:ext cx="562708" cy="307154"/>
                        </a:xfrm>
                        <a:prstGeom prst="rect">
                          <a:avLst/>
                        </a:prstGeom>
                        <a:noFill/>
                        <a:ln w="6350">
                          <a:noFill/>
                        </a:ln>
                      </wps:spPr>
                      <wps:txbx>
                        <w:txbxContent>
                          <w:p w14:paraId="307667F7" w14:textId="2EE0D2A7" w:rsidR="005778FD" w:rsidRPr="00134382" w:rsidRDefault="005778FD" w:rsidP="005778FD">
                            <w:pPr>
                              <w:rPr>
                                <w:color w:val="FF0000"/>
                                <w:sz w:val="32"/>
                                <w:szCs w:val="32"/>
                              </w:rPr>
                            </w:pPr>
                            <w:r>
                              <w:rPr>
                                <w:color w:val="FF0000"/>
                                <w:sz w:val="32"/>
                                <w:szCs w:val="32"/>
                              </w:rPr>
                              <w:t>114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6C397" id="Text Box 67" o:spid="_x0000_s1033" type="#_x0000_t202" style="position:absolute;left:0;text-align:left;margin-left:358.65pt;margin-top:152.2pt;width:44.3pt;height:24.2pt;z-index:25170953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" filled="f" stroked="f" strokeweight=".5pt">
                <v:textbox>
                  <w:txbxContent>
                    <w:p w14:paraId="307667F7" w14:textId="2EE0D2A7" w:rsidR="005778FD" w:rsidRPr="00134382" w:rsidRDefault="005778FD" w:rsidP="005778FD">
                      <w:pPr>
                        <w:rPr>
                          <w:color w:val="FF0000"/>
                          <w:sz w:val="32"/>
                          <w:szCs w:val="32"/>
                        </w:rPr>
                      </w:pPr>
                      <w:r>
                        <w:rPr>
                          <w:color w:val="FF0000"/>
                          <w:sz w:val="32"/>
                          <w:szCs w:val="32"/>
                        </w:rPr>
                        <w:t>114</w:t>
                      </w:r>
                    </w:p>
                  </w:txbxContent>
                </v:textbox>
                <w10:wrap anchorx="margin"/>
              </v:shape>
            </w:pict>
          </mc:Fallback>
        </mc:AlternateContent>
      </w:r>
      <w:r>
        <w:rPr>
          <w:noProof/>
        </w:rPr>
        <mc:AlternateContent>
          <mc:Choice Requires="wps">
            <w:drawing>
              <wp:anchor distT="0" distB="0" distL="114300" distR="114300" simplePos="0" relativeHeight="251707482" behindDoc="0" locked="0" layoutInCell="1" allowOverlap="1" wp14:anchorId="5E1B11C0" wp14:editId="2C067D52">
                <wp:simplePos x="0" y="0"/>
                <wp:positionH relativeFrom="margin">
                  <wp:posOffset>8275080</wp:posOffset>
                </wp:positionH>
                <wp:positionV relativeFrom="paragraph">
                  <wp:posOffset>1621266</wp:posOffset>
                </wp:positionV>
                <wp:extent cx="540327" cy="307154"/>
                <wp:effectExtent l="0" t="0" r="0" b="0"/>
                <wp:wrapNone/>
                <wp:docPr id="66" name="Text Box 66"/>
                <wp:cNvGraphicFramePr/>
                <a:graphic xmlns:a="http://schemas.openxmlformats.org/drawingml/2006/main">
                  <a:graphicData uri="http://schemas.microsoft.com/office/word/2010/wordprocessingShape">
                    <wps:wsp>
                      <wps:cNvSpPr txBox="1"/>
                      <wps:spPr>
                        <a:xfrm>
                          <a:off x="0" y="0"/>
                          <a:ext cx="540327" cy="307154"/>
                        </a:xfrm>
                        <a:prstGeom prst="rect">
                          <a:avLst/>
                        </a:prstGeom>
                        <a:noFill/>
                        <a:ln w="6350">
                          <a:noFill/>
                        </a:ln>
                      </wps:spPr>
                      <wps:txbx>
                        <w:txbxContent>
                          <w:p w14:paraId="0FEDD2CF" w14:textId="692F16B1" w:rsidR="005778FD" w:rsidRPr="00134382" w:rsidRDefault="005778FD" w:rsidP="005778FD">
                            <w:pPr>
                              <w:rPr>
                                <w:color w:val="FF0000"/>
                                <w:sz w:val="32"/>
                                <w:szCs w:val="32"/>
                              </w:rPr>
                            </w:pPr>
                            <w:r>
                              <w:rPr>
                                <w:color w:val="FF0000"/>
                                <w:sz w:val="32"/>
                                <w:szCs w:val="32"/>
                              </w:rPr>
                              <w:t>480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B11C0" id="Text Box 66" o:spid="_x0000_s1034" type="#_x0000_t202" style="position:absolute;left:0;text-align:left;margin-left:651.6pt;margin-top:127.65pt;width:42.55pt;height:24.2pt;z-index:25170748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ATOGgIAADI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" filled="f" stroked="f" strokeweight=".5pt">
                <v:textbox>
                  <w:txbxContent>
                    <w:p w14:paraId="0FEDD2CF" w14:textId="692F16B1" w:rsidR="005778FD" w:rsidRPr="00134382" w:rsidRDefault="005778FD" w:rsidP="005778FD">
                      <w:pPr>
                        <w:rPr>
                          <w:color w:val="FF0000"/>
                          <w:sz w:val="32"/>
                          <w:szCs w:val="32"/>
                        </w:rPr>
                      </w:pPr>
                      <w:r>
                        <w:rPr>
                          <w:color w:val="FF0000"/>
                          <w:sz w:val="32"/>
                          <w:szCs w:val="32"/>
                        </w:rPr>
                        <w:t>480</w:t>
                      </w:r>
                    </w:p>
                  </w:txbxContent>
                </v:textbox>
                <w10:wrap anchorx="margin"/>
              </v:shape>
            </w:pict>
          </mc:Fallback>
        </mc:AlternateContent>
      </w:r>
      <w:r>
        <w:rPr>
          <w:noProof/>
        </w:rPr>
        <mc:AlternateContent>
          <mc:Choice Requires="wps">
            <w:drawing>
              <wp:anchor distT="0" distB="0" distL="114300" distR="114300" simplePos="0" relativeHeight="251705434" behindDoc="0" locked="0" layoutInCell="1" allowOverlap="1" wp14:anchorId="74C8A207" wp14:editId="5C1E4299">
                <wp:simplePos x="0" y="0"/>
                <wp:positionH relativeFrom="margin">
                  <wp:posOffset>8341760</wp:posOffset>
                </wp:positionH>
                <wp:positionV relativeFrom="paragraph">
                  <wp:posOffset>1455398</wp:posOffset>
                </wp:positionV>
                <wp:extent cx="540327" cy="307154"/>
                <wp:effectExtent l="0" t="0" r="0" b="0"/>
                <wp:wrapNone/>
                <wp:docPr id="65" name="Text Box 65"/>
                <wp:cNvGraphicFramePr/>
                <a:graphic xmlns:a="http://schemas.openxmlformats.org/drawingml/2006/main">
                  <a:graphicData uri="http://schemas.microsoft.com/office/word/2010/wordprocessingShape">
                    <wps:wsp>
                      <wps:cNvSpPr txBox="1"/>
                      <wps:spPr>
                        <a:xfrm>
                          <a:off x="0" y="0"/>
                          <a:ext cx="540327" cy="307154"/>
                        </a:xfrm>
                        <a:prstGeom prst="rect">
                          <a:avLst/>
                        </a:prstGeom>
                        <a:noFill/>
                        <a:ln w="6350">
                          <a:noFill/>
                        </a:ln>
                      </wps:spPr>
                      <wps:txbx>
                        <w:txbxContent>
                          <w:p w14:paraId="29FB0F0D" w14:textId="69ADE693" w:rsidR="005778FD" w:rsidRPr="00134382" w:rsidRDefault="005778FD" w:rsidP="005778FD">
                            <w:pPr>
                              <w:rPr>
                                <w:color w:val="FF0000"/>
                                <w:sz w:val="32"/>
                                <w:szCs w:val="32"/>
                              </w:rPr>
                            </w:pPr>
                            <w:r>
                              <w:rPr>
                                <w:color w:val="FF0000"/>
                                <w:sz w:val="32"/>
                                <w:szCs w:val="32"/>
                              </w:rPr>
                              <w:t>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8A207" id="Text Box 65" o:spid="_x0000_s1035" type="#_x0000_t202" style="position:absolute;left:0;text-align:left;margin-left:656.85pt;margin-top:114.6pt;width:42.55pt;height:24.2pt;z-index:25170543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ksbGgIAADI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" filled="f" stroked="f" strokeweight=".5pt">
                <v:textbox>
                  <w:txbxContent>
                    <w:p w14:paraId="29FB0F0D" w14:textId="69ADE693" w:rsidR="005778FD" w:rsidRPr="00134382" w:rsidRDefault="005778FD" w:rsidP="005778FD">
                      <w:pPr>
                        <w:rPr>
                          <w:color w:val="FF0000"/>
                          <w:sz w:val="32"/>
                          <w:szCs w:val="32"/>
                        </w:rPr>
                      </w:pPr>
                      <w:r>
                        <w:rPr>
                          <w:color w:val="FF0000"/>
                          <w:sz w:val="32"/>
                          <w:szCs w:val="32"/>
                        </w:rPr>
                        <w:t>44</w:t>
                      </w:r>
                    </w:p>
                  </w:txbxContent>
                </v:textbox>
                <w10:wrap anchorx="margin"/>
              </v:shape>
            </w:pict>
          </mc:Fallback>
        </mc:AlternateContent>
      </w:r>
      <w:r>
        <w:rPr>
          <w:noProof/>
        </w:rPr>
        <mc:AlternateContent>
          <mc:Choice Requires="wps">
            <w:drawing>
              <wp:anchor distT="0" distB="0" distL="114300" distR="114300" simplePos="0" relativeHeight="251703386" behindDoc="0" locked="0" layoutInCell="1" allowOverlap="1" wp14:anchorId="05537D57" wp14:editId="0DEAA097">
                <wp:simplePos x="0" y="0"/>
                <wp:positionH relativeFrom="margin">
                  <wp:posOffset>8134084</wp:posOffset>
                </wp:positionH>
                <wp:positionV relativeFrom="paragraph">
                  <wp:posOffset>1292202</wp:posOffset>
                </wp:positionV>
                <wp:extent cx="540327" cy="307154"/>
                <wp:effectExtent l="0" t="0" r="0" b="0"/>
                <wp:wrapNone/>
                <wp:docPr id="64" name="Text Box 64"/>
                <wp:cNvGraphicFramePr/>
                <a:graphic xmlns:a="http://schemas.openxmlformats.org/drawingml/2006/main">
                  <a:graphicData uri="http://schemas.microsoft.com/office/word/2010/wordprocessingShape">
                    <wps:wsp>
                      <wps:cNvSpPr txBox="1"/>
                      <wps:spPr>
                        <a:xfrm>
                          <a:off x="0" y="0"/>
                          <a:ext cx="540327" cy="307154"/>
                        </a:xfrm>
                        <a:prstGeom prst="rect">
                          <a:avLst/>
                        </a:prstGeom>
                        <a:noFill/>
                        <a:ln w="6350">
                          <a:noFill/>
                        </a:ln>
                      </wps:spPr>
                      <wps:txbx>
                        <w:txbxContent>
                          <w:p w14:paraId="4D069CB7" w14:textId="37D74E42" w:rsidR="005778FD" w:rsidRPr="00134382" w:rsidRDefault="005778FD" w:rsidP="005778FD">
                            <w:pPr>
                              <w:rPr>
                                <w:color w:val="FF0000"/>
                                <w:sz w:val="32"/>
                                <w:szCs w:val="32"/>
                              </w:rPr>
                            </w:pPr>
                            <w:r>
                              <w:rPr>
                                <w:color w:val="FF0000"/>
                                <w:sz w:val="32"/>
                                <w:szCs w:val="32"/>
                              </w:rPr>
                              <w:t>120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37D57" id="Text Box 64" o:spid="_x0000_s1036" type="#_x0000_t202" style="position:absolute;left:0;text-align:left;margin-left:640.5pt;margin-top:101.75pt;width:42.55pt;height:24.2pt;z-index:25170338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" filled="f" stroked="f" strokeweight=".5pt">
                <v:textbox>
                  <w:txbxContent>
                    <w:p w14:paraId="4D069CB7" w14:textId="37D74E42" w:rsidR="005778FD" w:rsidRPr="00134382" w:rsidRDefault="005778FD" w:rsidP="005778FD">
                      <w:pPr>
                        <w:rPr>
                          <w:color w:val="FF0000"/>
                          <w:sz w:val="32"/>
                          <w:szCs w:val="32"/>
                        </w:rPr>
                      </w:pPr>
                      <w:r>
                        <w:rPr>
                          <w:color w:val="FF0000"/>
                          <w:sz w:val="32"/>
                          <w:szCs w:val="32"/>
                        </w:rPr>
                        <w:t>120</w:t>
                      </w:r>
                    </w:p>
                  </w:txbxContent>
                </v:textbox>
                <w10:wrap anchorx="margin"/>
              </v:shape>
            </w:pict>
          </mc:Fallback>
        </mc:AlternateContent>
      </w:r>
      <w:r>
        <w:rPr>
          <w:noProof/>
        </w:rPr>
        <mc:AlternateContent>
          <mc:Choice Requires="wps">
            <w:drawing>
              <wp:anchor distT="0" distB="0" distL="114300" distR="114300" simplePos="0" relativeHeight="251701338" behindDoc="0" locked="0" layoutInCell="1" allowOverlap="1" wp14:anchorId="177A8778" wp14:editId="7CE1E998">
                <wp:simplePos x="0" y="0"/>
                <wp:positionH relativeFrom="margin">
                  <wp:posOffset>8181709</wp:posOffset>
                </wp:positionH>
                <wp:positionV relativeFrom="paragraph">
                  <wp:posOffset>1132227</wp:posOffset>
                </wp:positionV>
                <wp:extent cx="540327" cy="307154"/>
                <wp:effectExtent l="0" t="0" r="0" b="0"/>
                <wp:wrapNone/>
                <wp:docPr id="63" name="Text Box 63"/>
                <wp:cNvGraphicFramePr/>
                <a:graphic xmlns:a="http://schemas.openxmlformats.org/drawingml/2006/main">
                  <a:graphicData uri="http://schemas.microsoft.com/office/word/2010/wordprocessingShape">
                    <wps:wsp>
                      <wps:cNvSpPr txBox="1"/>
                      <wps:spPr>
                        <a:xfrm>
                          <a:off x="0" y="0"/>
                          <a:ext cx="540327" cy="307154"/>
                        </a:xfrm>
                        <a:prstGeom prst="rect">
                          <a:avLst/>
                        </a:prstGeom>
                        <a:noFill/>
                        <a:ln w="6350">
                          <a:noFill/>
                        </a:ln>
                      </wps:spPr>
                      <wps:txbx>
                        <w:txbxContent>
                          <w:p w14:paraId="46E9A5A4" w14:textId="76FE0F50" w:rsidR="005778FD" w:rsidRPr="00134382" w:rsidRDefault="005778FD" w:rsidP="005778FD">
                            <w:pPr>
                              <w:rPr>
                                <w:color w:val="FF0000"/>
                                <w:sz w:val="32"/>
                                <w:szCs w:val="32"/>
                              </w:rPr>
                            </w:pPr>
                            <w:r>
                              <w:rPr>
                                <w:color w:val="FF0000"/>
                                <w:sz w:val="32"/>
                                <w:szCs w:val="32"/>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A8778" id="Text Box 63" o:spid="_x0000_s1037" type="#_x0000_t202" style="position:absolute;left:0;text-align:left;margin-left:644.25pt;margin-top:89.15pt;width:42.55pt;height:24.2pt;z-index:2517013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" filled="f" stroked="f" strokeweight=".5pt">
                <v:textbox>
                  <w:txbxContent>
                    <w:p w14:paraId="46E9A5A4" w14:textId="76FE0F50" w:rsidR="005778FD" w:rsidRPr="00134382" w:rsidRDefault="005778FD" w:rsidP="005778FD">
                      <w:pPr>
                        <w:rPr>
                          <w:color w:val="FF0000"/>
                          <w:sz w:val="32"/>
                          <w:szCs w:val="32"/>
                        </w:rPr>
                      </w:pPr>
                      <w:r>
                        <w:rPr>
                          <w:color w:val="FF0000"/>
                          <w:sz w:val="32"/>
                          <w:szCs w:val="32"/>
                        </w:rPr>
                        <w:t>11</w:t>
                      </w:r>
                    </w:p>
                  </w:txbxContent>
                </v:textbox>
                <w10:wrap anchorx="margin"/>
              </v:shape>
            </w:pict>
          </mc:Fallback>
        </mc:AlternateContent>
      </w:r>
      <w:r>
        <w:rPr>
          <w:noProof/>
        </w:rPr>
        <mc:AlternateContent>
          <mc:Choice Requires="wps">
            <w:drawing>
              <wp:anchor distT="0" distB="0" distL="114300" distR="114300" simplePos="0" relativeHeight="251699290" behindDoc="0" locked="0" layoutInCell="1" allowOverlap="1" wp14:anchorId="07993C92" wp14:editId="561E680C">
                <wp:simplePos x="0" y="0"/>
                <wp:positionH relativeFrom="margin">
                  <wp:posOffset>8217104</wp:posOffset>
                </wp:positionH>
                <wp:positionV relativeFrom="paragraph">
                  <wp:posOffset>969188</wp:posOffset>
                </wp:positionV>
                <wp:extent cx="540327" cy="307154"/>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40327" cy="307154"/>
                        </a:xfrm>
                        <a:prstGeom prst="rect">
                          <a:avLst/>
                        </a:prstGeom>
                        <a:noFill/>
                        <a:ln w="6350">
                          <a:noFill/>
                        </a:ln>
                      </wps:spPr>
                      <wps:txbx>
                        <w:txbxContent>
                          <w:p w14:paraId="0C005F0D" w14:textId="77777777" w:rsidR="005778FD" w:rsidRPr="00134382" w:rsidRDefault="005778FD" w:rsidP="005778FD">
                            <w:pPr>
                              <w:rPr>
                                <w:color w:val="FF0000"/>
                                <w:sz w:val="32"/>
                                <w:szCs w:val="32"/>
                              </w:rPr>
                            </w:pPr>
                            <w:r>
                              <w:rPr>
                                <w:color w:val="FF0000"/>
                                <w:sz w:val="32"/>
                                <w:szCs w:val="3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93C92" id="Text Box 62" o:spid="_x0000_s1038" type="#_x0000_t202" style="position:absolute;left:0;text-align:left;margin-left:647pt;margin-top:76.3pt;width:42.55pt;height:24.2pt;z-index:25169929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" filled="f" stroked="f" strokeweight=".5pt">
                <v:textbox>
                  <w:txbxContent>
                    <w:p w14:paraId="0C005F0D" w14:textId="77777777" w:rsidR="005778FD" w:rsidRPr="00134382" w:rsidRDefault="005778FD" w:rsidP="005778FD">
                      <w:pPr>
                        <w:rPr>
                          <w:color w:val="FF0000"/>
                          <w:sz w:val="32"/>
                          <w:szCs w:val="32"/>
                        </w:rPr>
                      </w:pPr>
                      <w:r>
                        <w:rPr>
                          <w:color w:val="FF0000"/>
                          <w:sz w:val="32"/>
                          <w:szCs w:val="32"/>
                        </w:rPr>
                        <w:t>4</w:t>
                      </w:r>
                    </w:p>
                  </w:txbxContent>
                </v:textbox>
                <w10:wrap anchorx="margin"/>
              </v:shape>
            </w:pict>
          </mc:Fallback>
        </mc:AlternateContent>
      </w:r>
      <w:r>
        <w:rPr>
          <w:noProof/>
        </w:rPr>
        <mc:AlternateContent>
          <mc:Choice Requires="wps">
            <w:drawing>
              <wp:anchor distT="0" distB="0" distL="114300" distR="114300" simplePos="0" relativeHeight="251697242" behindDoc="0" locked="0" layoutInCell="1" allowOverlap="1" wp14:anchorId="13204C0A" wp14:editId="536BC56D">
                <wp:simplePos x="0" y="0"/>
                <wp:positionH relativeFrom="margin">
                  <wp:posOffset>8220519</wp:posOffset>
                </wp:positionH>
                <wp:positionV relativeFrom="paragraph">
                  <wp:posOffset>793115</wp:posOffset>
                </wp:positionV>
                <wp:extent cx="540327" cy="307154"/>
                <wp:effectExtent l="0" t="0" r="0" b="0"/>
                <wp:wrapNone/>
                <wp:docPr id="60" name="Text Box 60"/>
                <wp:cNvGraphicFramePr/>
                <a:graphic xmlns:a="http://schemas.openxmlformats.org/drawingml/2006/main">
                  <a:graphicData uri="http://schemas.microsoft.com/office/word/2010/wordprocessingShape">
                    <wps:wsp>
                      <wps:cNvSpPr txBox="1"/>
                      <wps:spPr>
                        <a:xfrm>
                          <a:off x="0" y="0"/>
                          <a:ext cx="540327" cy="307154"/>
                        </a:xfrm>
                        <a:prstGeom prst="rect">
                          <a:avLst/>
                        </a:prstGeom>
                        <a:noFill/>
                        <a:ln w="6350">
                          <a:noFill/>
                        </a:ln>
                      </wps:spPr>
                      <wps:txbx>
                        <w:txbxContent>
                          <w:p w14:paraId="1D5543C1" w14:textId="1D2EDFDA" w:rsidR="005778FD" w:rsidRPr="00134382" w:rsidRDefault="005778FD" w:rsidP="005778FD">
                            <w:pPr>
                              <w:rPr>
                                <w:color w:val="FF0000"/>
                                <w:sz w:val="32"/>
                                <w:szCs w:val="32"/>
                              </w:rPr>
                            </w:pPr>
                            <w:r>
                              <w:rPr>
                                <w:color w:val="FF0000"/>
                                <w:sz w:val="32"/>
                                <w:szCs w:val="3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04C0A" id="Text Box 60" o:spid="_x0000_s1039" type="#_x0000_t202" style="position:absolute;left:0;text-align:left;margin-left:647.3pt;margin-top:62.45pt;width:42.55pt;height:24.2pt;z-index:251697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" filled="f" stroked="f" strokeweight=".5pt">
                <v:textbox>
                  <w:txbxContent>
                    <w:p w14:paraId="1D5543C1" w14:textId="1D2EDFDA" w:rsidR="005778FD" w:rsidRPr="00134382" w:rsidRDefault="005778FD" w:rsidP="005778FD">
                      <w:pPr>
                        <w:rPr>
                          <w:color w:val="FF0000"/>
                          <w:sz w:val="32"/>
                          <w:szCs w:val="32"/>
                        </w:rPr>
                      </w:pPr>
                      <w:r>
                        <w:rPr>
                          <w:color w:val="FF0000"/>
                          <w:sz w:val="32"/>
                          <w:szCs w:val="32"/>
                        </w:rPr>
                        <w:t>4</w:t>
                      </w:r>
                    </w:p>
                  </w:txbxContent>
                </v:textbox>
                <w10:wrap anchorx="margin"/>
              </v:shape>
            </w:pict>
          </mc:Fallback>
        </mc:AlternateContent>
      </w:r>
      <w:r>
        <w:rPr>
          <w:noProof/>
        </w:rPr>
        <mc:AlternateContent>
          <mc:Choice Requires="wps">
            <w:drawing>
              <wp:anchor distT="0" distB="0" distL="114300" distR="114300" simplePos="0" relativeHeight="251695194" behindDoc="0" locked="0" layoutInCell="1" allowOverlap="1" wp14:anchorId="278526BB" wp14:editId="623F5B71">
                <wp:simplePos x="0" y="0"/>
                <wp:positionH relativeFrom="margin">
                  <wp:posOffset>6893138</wp:posOffset>
                </wp:positionH>
                <wp:positionV relativeFrom="paragraph">
                  <wp:posOffset>1624286</wp:posOffset>
                </wp:positionV>
                <wp:extent cx="540327" cy="307154"/>
                <wp:effectExtent l="0" t="0" r="0" b="0"/>
                <wp:wrapNone/>
                <wp:docPr id="59" name="Text Box 59"/>
                <wp:cNvGraphicFramePr/>
                <a:graphic xmlns:a="http://schemas.openxmlformats.org/drawingml/2006/main">
                  <a:graphicData uri="http://schemas.microsoft.com/office/word/2010/wordprocessingShape">
                    <wps:wsp>
                      <wps:cNvSpPr txBox="1"/>
                      <wps:spPr>
                        <a:xfrm>
                          <a:off x="0" y="0"/>
                          <a:ext cx="540327" cy="307154"/>
                        </a:xfrm>
                        <a:prstGeom prst="rect">
                          <a:avLst/>
                        </a:prstGeom>
                        <a:noFill/>
                        <a:ln w="6350">
                          <a:noFill/>
                        </a:ln>
                      </wps:spPr>
                      <wps:txbx>
                        <w:txbxContent>
                          <w:p w14:paraId="688D4B42" w14:textId="056E09E6" w:rsidR="005778FD" w:rsidRPr="00134382" w:rsidRDefault="005778FD" w:rsidP="005778FD">
                            <w:pPr>
                              <w:rPr>
                                <w:color w:val="FF0000"/>
                                <w:sz w:val="32"/>
                                <w:szCs w:val="32"/>
                              </w:rPr>
                            </w:pPr>
                            <w:r>
                              <w:rPr>
                                <w:color w:val="FF0000"/>
                                <w:sz w:val="32"/>
                                <w:szCs w:val="32"/>
                              </w:rPr>
                              <w:t>189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526BB" id="Text Box 59" o:spid="_x0000_s1040" type="#_x0000_t202" style="position:absolute;left:0;text-align:left;margin-left:542.75pt;margin-top:127.9pt;width:42.55pt;height:24.2pt;z-index:25169519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" filled="f" stroked="f" strokeweight=".5pt">
                <v:textbox>
                  <w:txbxContent>
                    <w:p w14:paraId="688D4B42" w14:textId="056E09E6" w:rsidR="005778FD" w:rsidRPr="00134382" w:rsidRDefault="005778FD" w:rsidP="005778FD">
                      <w:pPr>
                        <w:rPr>
                          <w:color w:val="FF0000"/>
                          <w:sz w:val="32"/>
                          <w:szCs w:val="32"/>
                        </w:rPr>
                      </w:pPr>
                      <w:r>
                        <w:rPr>
                          <w:color w:val="FF0000"/>
                          <w:sz w:val="32"/>
                          <w:szCs w:val="32"/>
                        </w:rPr>
                        <w:t>189</w:t>
                      </w:r>
                    </w:p>
                  </w:txbxContent>
                </v:textbox>
                <w10:wrap anchorx="margin"/>
              </v:shape>
            </w:pict>
          </mc:Fallback>
        </mc:AlternateContent>
      </w:r>
      <w:r>
        <w:rPr>
          <w:noProof/>
        </w:rPr>
        <mc:AlternateContent>
          <mc:Choice Requires="wps">
            <w:drawing>
              <wp:anchor distT="0" distB="0" distL="114300" distR="114300" simplePos="0" relativeHeight="251693146" behindDoc="0" locked="0" layoutInCell="1" allowOverlap="1" wp14:anchorId="7B8E2C95" wp14:editId="06DFD971">
                <wp:simplePos x="0" y="0"/>
                <wp:positionH relativeFrom="margin">
                  <wp:posOffset>6944861</wp:posOffset>
                </wp:positionH>
                <wp:positionV relativeFrom="paragraph">
                  <wp:posOffset>1461837</wp:posOffset>
                </wp:positionV>
                <wp:extent cx="540327" cy="307154"/>
                <wp:effectExtent l="0" t="0" r="0" b="0"/>
                <wp:wrapNone/>
                <wp:docPr id="58" name="Text Box 58"/>
                <wp:cNvGraphicFramePr/>
                <a:graphic xmlns:a="http://schemas.openxmlformats.org/drawingml/2006/main">
                  <a:graphicData uri="http://schemas.microsoft.com/office/word/2010/wordprocessingShape">
                    <wps:wsp>
                      <wps:cNvSpPr txBox="1"/>
                      <wps:spPr>
                        <a:xfrm>
                          <a:off x="0" y="0"/>
                          <a:ext cx="540327" cy="307154"/>
                        </a:xfrm>
                        <a:prstGeom prst="rect">
                          <a:avLst/>
                        </a:prstGeom>
                        <a:noFill/>
                        <a:ln w="6350">
                          <a:noFill/>
                        </a:ln>
                      </wps:spPr>
                      <wps:txbx>
                        <w:txbxContent>
                          <w:p w14:paraId="4C899E76" w14:textId="1C405EA5" w:rsidR="005778FD" w:rsidRPr="00134382" w:rsidRDefault="005778FD" w:rsidP="005778FD">
                            <w:pPr>
                              <w:rPr>
                                <w:color w:val="FF0000"/>
                                <w:sz w:val="32"/>
                                <w:szCs w:val="32"/>
                              </w:rPr>
                            </w:pPr>
                            <w:r>
                              <w:rPr>
                                <w:color w:val="FF0000"/>
                                <w:sz w:val="32"/>
                                <w:szCs w:val="32"/>
                              </w:rPr>
                              <w:t>69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E2C95" id="Text Box 58" o:spid="_x0000_s1041" type="#_x0000_t202" style="position:absolute;left:0;text-align:left;margin-left:546.85pt;margin-top:115.1pt;width:42.55pt;height:24.2pt;z-index:2516931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" filled="f" stroked="f" strokeweight=".5pt">
                <v:textbox>
                  <w:txbxContent>
                    <w:p w14:paraId="4C899E76" w14:textId="1C405EA5" w:rsidR="005778FD" w:rsidRPr="00134382" w:rsidRDefault="005778FD" w:rsidP="005778FD">
                      <w:pPr>
                        <w:rPr>
                          <w:color w:val="FF0000"/>
                          <w:sz w:val="32"/>
                          <w:szCs w:val="32"/>
                        </w:rPr>
                      </w:pPr>
                      <w:r>
                        <w:rPr>
                          <w:color w:val="FF0000"/>
                          <w:sz w:val="32"/>
                          <w:szCs w:val="32"/>
                        </w:rPr>
                        <w:t>69</w:t>
                      </w:r>
                    </w:p>
                  </w:txbxContent>
                </v:textbox>
                <w10:wrap anchorx="margin"/>
              </v:shape>
            </w:pict>
          </mc:Fallback>
        </mc:AlternateContent>
      </w:r>
      <w:r>
        <w:rPr>
          <w:noProof/>
        </w:rPr>
        <mc:AlternateContent>
          <mc:Choice Requires="wps">
            <w:drawing>
              <wp:anchor distT="0" distB="0" distL="114300" distR="114300" simplePos="0" relativeHeight="251691098" behindDoc="0" locked="0" layoutInCell="1" allowOverlap="1" wp14:anchorId="45B0BE3F" wp14:editId="00FEDB64">
                <wp:simplePos x="0" y="0"/>
                <wp:positionH relativeFrom="margin">
                  <wp:posOffset>6810668</wp:posOffset>
                </wp:positionH>
                <wp:positionV relativeFrom="paragraph">
                  <wp:posOffset>1298686</wp:posOffset>
                </wp:positionV>
                <wp:extent cx="540327" cy="307154"/>
                <wp:effectExtent l="0" t="0" r="0" b="0"/>
                <wp:wrapNone/>
                <wp:docPr id="57" name="Text Box 57"/>
                <wp:cNvGraphicFramePr/>
                <a:graphic xmlns:a="http://schemas.openxmlformats.org/drawingml/2006/main">
                  <a:graphicData uri="http://schemas.microsoft.com/office/word/2010/wordprocessingShape">
                    <wps:wsp>
                      <wps:cNvSpPr txBox="1"/>
                      <wps:spPr>
                        <a:xfrm>
                          <a:off x="0" y="0"/>
                          <a:ext cx="540327" cy="307154"/>
                        </a:xfrm>
                        <a:prstGeom prst="rect">
                          <a:avLst/>
                        </a:prstGeom>
                        <a:noFill/>
                        <a:ln w="6350">
                          <a:noFill/>
                        </a:ln>
                      </wps:spPr>
                      <wps:txbx>
                        <w:txbxContent>
                          <w:p w14:paraId="04E39329" w14:textId="6650673F" w:rsidR="005778FD" w:rsidRPr="00134382" w:rsidRDefault="005778FD" w:rsidP="005778FD">
                            <w:pPr>
                              <w:rPr>
                                <w:color w:val="FF0000"/>
                                <w:sz w:val="32"/>
                                <w:szCs w:val="32"/>
                              </w:rPr>
                            </w:pPr>
                            <w:r>
                              <w:rPr>
                                <w:color w:val="FF0000"/>
                                <w:sz w:val="32"/>
                                <w:szCs w:val="32"/>
                              </w:rPr>
                              <w:t>63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0BE3F" id="Text Box 57" o:spid="_x0000_s1042" type="#_x0000_t202" style="position:absolute;left:0;text-align:left;margin-left:536.25pt;margin-top:102.25pt;width:42.55pt;height:24.2pt;z-index:25169109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" filled="f" stroked="f" strokeweight=".5pt">
                <v:textbox>
                  <w:txbxContent>
                    <w:p w14:paraId="04E39329" w14:textId="6650673F" w:rsidR="005778FD" w:rsidRPr="00134382" w:rsidRDefault="005778FD" w:rsidP="005778FD">
                      <w:pPr>
                        <w:rPr>
                          <w:color w:val="FF0000"/>
                          <w:sz w:val="32"/>
                          <w:szCs w:val="32"/>
                        </w:rPr>
                      </w:pPr>
                      <w:r>
                        <w:rPr>
                          <w:color w:val="FF0000"/>
                          <w:sz w:val="32"/>
                          <w:szCs w:val="32"/>
                        </w:rPr>
                        <w:t>63</w:t>
                      </w:r>
                    </w:p>
                  </w:txbxContent>
                </v:textbox>
                <w10:wrap anchorx="margin"/>
              </v:shape>
            </w:pict>
          </mc:Fallback>
        </mc:AlternateContent>
      </w:r>
      <w:r>
        <w:rPr>
          <w:noProof/>
        </w:rPr>
        <mc:AlternateContent>
          <mc:Choice Requires="wps">
            <w:drawing>
              <wp:anchor distT="0" distB="0" distL="114300" distR="114300" simplePos="0" relativeHeight="251689050" behindDoc="0" locked="0" layoutInCell="1" allowOverlap="1" wp14:anchorId="5F508A33" wp14:editId="0DCD1BC5">
                <wp:simplePos x="0" y="0"/>
                <wp:positionH relativeFrom="margin">
                  <wp:posOffset>6800473</wp:posOffset>
                </wp:positionH>
                <wp:positionV relativeFrom="paragraph">
                  <wp:posOffset>1132183</wp:posOffset>
                </wp:positionV>
                <wp:extent cx="540327" cy="307154"/>
                <wp:effectExtent l="0" t="0" r="0" b="0"/>
                <wp:wrapNone/>
                <wp:docPr id="56" name="Text Box 56"/>
                <wp:cNvGraphicFramePr/>
                <a:graphic xmlns:a="http://schemas.openxmlformats.org/drawingml/2006/main">
                  <a:graphicData uri="http://schemas.microsoft.com/office/word/2010/wordprocessingShape">
                    <wps:wsp>
                      <wps:cNvSpPr txBox="1"/>
                      <wps:spPr>
                        <a:xfrm>
                          <a:off x="0" y="0"/>
                          <a:ext cx="540327" cy="307154"/>
                        </a:xfrm>
                        <a:prstGeom prst="rect">
                          <a:avLst/>
                        </a:prstGeom>
                        <a:noFill/>
                        <a:ln w="6350">
                          <a:noFill/>
                        </a:ln>
                      </wps:spPr>
                      <wps:txbx>
                        <w:txbxContent>
                          <w:p w14:paraId="1398F81D" w14:textId="551569BC" w:rsidR="005778FD" w:rsidRPr="00134382" w:rsidRDefault="005778FD" w:rsidP="005778FD">
                            <w:pPr>
                              <w:rPr>
                                <w:color w:val="FF0000"/>
                                <w:sz w:val="32"/>
                                <w:szCs w:val="32"/>
                              </w:rPr>
                            </w:pPr>
                            <w:r>
                              <w:rPr>
                                <w:color w:val="FF0000"/>
                                <w:sz w:val="32"/>
                                <w:szCs w:val="32"/>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08A33" id="Text Box 56" o:spid="_x0000_s1043" type="#_x0000_t202" style="position:absolute;left:0;text-align:left;margin-left:535.45pt;margin-top:89.15pt;width:42.55pt;height:24.2pt;z-index:2516890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" filled="f" stroked="f" strokeweight=".5pt">
                <v:textbox>
                  <w:txbxContent>
                    <w:p w14:paraId="1398F81D" w14:textId="551569BC" w:rsidR="005778FD" w:rsidRPr="00134382" w:rsidRDefault="005778FD" w:rsidP="005778FD">
                      <w:pPr>
                        <w:rPr>
                          <w:color w:val="FF0000"/>
                          <w:sz w:val="32"/>
                          <w:szCs w:val="32"/>
                        </w:rPr>
                      </w:pPr>
                      <w:r>
                        <w:rPr>
                          <w:color w:val="FF0000"/>
                          <w:sz w:val="32"/>
                          <w:szCs w:val="32"/>
                        </w:rPr>
                        <w:t>23</w:t>
                      </w:r>
                    </w:p>
                  </w:txbxContent>
                </v:textbox>
                <w10:wrap anchorx="margin"/>
              </v:shape>
            </w:pict>
          </mc:Fallback>
        </mc:AlternateContent>
      </w:r>
      <w:r>
        <w:rPr>
          <w:noProof/>
        </w:rPr>
        <mc:AlternateContent>
          <mc:Choice Requires="wps">
            <w:drawing>
              <wp:anchor distT="0" distB="0" distL="114300" distR="114300" simplePos="0" relativeHeight="251687002" behindDoc="0" locked="0" layoutInCell="1" allowOverlap="1" wp14:anchorId="2CEF888E" wp14:editId="4819DE5D">
                <wp:simplePos x="0" y="0"/>
                <wp:positionH relativeFrom="margin">
                  <wp:posOffset>6848701</wp:posOffset>
                </wp:positionH>
                <wp:positionV relativeFrom="paragraph">
                  <wp:posOffset>963019</wp:posOffset>
                </wp:positionV>
                <wp:extent cx="540327" cy="307154"/>
                <wp:effectExtent l="0" t="0" r="0" b="0"/>
                <wp:wrapNone/>
                <wp:docPr id="55" name="Text Box 55"/>
                <wp:cNvGraphicFramePr/>
                <a:graphic xmlns:a="http://schemas.openxmlformats.org/drawingml/2006/main">
                  <a:graphicData uri="http://schemas.microsoft.com/office/word/2010/wordprocessingShape">
                    <wps:wsp>
                      <wps:cNvSpPr txBox="1"/>
                      <wps:spPr>
                        <a:xfrm>
                          <a:off x="0" y="0"/>
                          <a:ext cx="540327" cy="307154"/>
                        </a:xfrm>
                        <a:prstGeom prst="rect">
                          <a:avLst/>
                        </a:prstGeom>
                        <a:noFill/>
                        <a:ln w="6350">
                          <a:noFill/>
                        </a:ln>
                      </wps:spPr>
                      <wps:txbx>
                        <w:txbxContent>
                          <w:p w14:paraId="71AA9ED2" w14:textId="77777777" w:rsidR="005778FD" w:rsidRPr="00134382" w:rsidRDefault="005778FD" w:rsidP="005778FD">
                            <w:pPr>
                              <w:rPr>
                                <w:color w:val="FF0000"/>
                                <w:sz w:val="32"/>
                                <w:szCs w:val="32"/>
                              </w:rPr>
                            </w:pPr>
                            <w:r>
                              <w:rPr>
                                <w:color w:val="FF0000"/>
                                <w:sz w:val="32"/>
                                <w:szCs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F888E" id="Text Box 55" o:spid="_x0000_s1044" type="#_x0000_t202" style="position:absolute;left:0;text-align:left;margin-left:539.25pt;margin-top:75.85pt;width:42.55pt;height:24.2pt;z-index:25168700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dmGwIAADM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" filled="f" stroked="f" strokeweight=".5pt">
                <v:textbox>
                  <w:txbxContent>
                    <w:p w14:paraId="71AA9ED2" w14:textId="77777777" w:rsidR="005778FD" w:rsidRPr="00134382" w:rsidRDefault="005778FD" w:rsidP="005778FD">
                      <w:pPr>
                        <w:rPr>
                          <w:color w:val="FF0000"/>
                          <w:sz w:val="32"/>
                          <w:szCs w:val="32"/>
                        </w:rPr>
                      </w:pPr>
                      <w:r>
                        <w:rPr>
                          <w:color w:val="FF0000"/>
                          <w:sz w:val="32"/>
                          <w:szCs w:val="32"/>
                        </w:rPr>
                        <w:t>3</w:t>
                      </w:r>
                    </w:p>
                  </w:txbxContent>
                </v:textbox>
                <w10:wrap anchorx="margin"/>
              </v:shape>
            </w:pict>
          </mc:Fallback>
        </mc:AlternateContent>
      </w:r>
      <w:r>
        <w:rPr>
          <w:noProof/>
        </w:rPr>
        <mc:AlternateContent>
          <mc:Choice Requires="wps">
            <w:drawing>
              <wp:anchor distT="0" distB="0" distL="114300" distR="114300" simplePos="0" relativeHeight="251684954" behindDoc="0" locked="0" layoutInCell="1" allowOverlap="1" wp14:anchorId="66763184" wp14:editId="02CBFF40">
                <wp:simplePos x="0" y="0"/>
                <wp:positionH relativeFrom="margin">
                  <wp:posOffset>6848564</wp:posOffset>
                </wp:positionH>
                <wp:positionV relativeFrom="paragraph">
                  <wp:posOffset>793435</wp:posOffset>
                </wp:positionV>
                <wp:extent cx="540327" cy="307154"/>
                <wp:effectExtent l="0" t="0" r="0" b="0"/>
                <wp:wrapNone/>
                <wp:docPr id="54" name="Text Box 54"/>
                <wp:cNvGraphicFramePr/>
                <a:graphic xmlns:a="http://schemas.openxmlformats.org/drawingml/2006/main">
                  <a:graphicData uri="http://schemas.microsoft.com/office/word/2010/wordprocessingShape">
                    <wps:wsp>
                      <wps:cNvSpPr txBox="1"/>
                      <wps:spPr>
                        <a:xfrm>
                          <a:off x="0" y="0"/>
                          <a:ext cx="540327" cy="307154"/>
                        </a:xfrm>
                        <a:prstGeom prst="rect">
                          <a:avLst/>
                        </a:prstGeom>
                        <a:noFill/>
                        <a:ln w="6350">
                          <a:noFill/>
                        </a:ln>
                      </wps:spPr>
                      <wps:txbx>
                        <w:txbxContent>
                          <w:p w14:paraId="0712165F" w14:textId="4E6CB899" w:rsidR="005778FD" w:rsidRPr="00134382" w:rsidRDefault="005778FD" w:rsidP="005778FD">
                            <w:pPr>
                              <w:rPr>
                                <w:color w:val="FF0000"/>
                                <w:sz w:val="32"/>
                                <w:szCs w:val="32"/>
                              </w:rPr>
                            </w:pPr>
                            <w:r>
                              <w:rPr>
                                <w:color w:val="FF0000"/>
                                <w:sz w:val="32"/>
                                <w:szCs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63184" id="Text Box 54" o:spid="_x0000_s1045" type="#_x0000_t202" style="position:absolute;left:0;text-align:left;margin-left:539.25pt;margin-top:62.5pt;width:42.55pt;height:24.2pt;z-index:25168495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izGwIAADM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" filled="f" stroked="f" strokeweight=".5pt">
                <v:textbox>
                  <w:txbxContent>
                    <w:p w14:paraId="0712165F" w14:textId="4E6CB899" w:rsidR="005778FD" w:rsidRPr="00134382" w:rsidRDefault="005778FD" w:rsidP="005778FD">
                      <w:pPr>
                        <w:rPr>
                          <w:color w:val="FF0000"/>
                          <w:sz w:val="32"/>
                          <w:szCs w:val="32"/>
                        </w:rPr>
                      </w:pPr>
                      <w:r>
                        <w:rPr>
                          <w:color w:val="FF0000"/>
                          <w:sz w:val="32"/>
                          <w:szCs w:val="32"/>
                        </w:rPr>
                        <w:t>3</w:t>
                      </w:r>
                    </w:p>
                  </w:txbxContent>
                </v:textbox>
                <w10:wrap anchorx="margin"/>
              </v:shape>
            </w:pict>
          </mc:Fallback>
        </mc:AlternateContent>
      </w:r>
      <w:r>
        <w:rPr>
          <w:noProof/>
        </w:rPr>
        <mc:AlternateContent>
          <mc:Choice Requires="wps">
            <w:drawing>
              <wp:anchor distT="0" distB="0" distL="114300" distR="114300" simplePos="0" relativeHeight="251682906" behindDoc="0" locked="0" layoutInCell="1" allowOverlap="1" wp14:anchorId="5798B0BE" wp14:editId="4A6C12E6">
                <wp:simplePos x="0" y="0"/>
                <wp:positionH relativeFrom="margin">
                  <wp:posOffset>5458096</wp:posOffset>
                </wp:positionH>
                <wp:positionV relativeFrom="paragraph">
                  <wp:posOffset>1621221</wp:posOffset>
                </wp:positionV>
                <wp:extent cx="540327" cy="307154"/>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40327" cy="307154"/>
                        </a:xfrm>
                        <a:prstGeom prst="rect">
                          <a:avLst/>
                        </a:prstGeom>
                        <a:noFill/>
                        <a:ln w="6350">
                          <a:noFill/>
                        </a:ln>
                      </wps:spPr>
                      <wps:txbx>
                        <w:txbxContent>
                          <w:p w14:paraId="6AE6663A" w14:textId="71E3D924" w:rsidR="005778FD" w:rsidRPr="00134382" w:rsidRDefault="005778FD" w:rsidP="005778FD">
                            <w:pPr>
                              <w:rPr>
                                <w:color w:val="FF0000"/>
                                <w:sz w:val="32"/>
                                <w:szCs w:val="32"/>
                              </w:rPr>
                            </w:pPr>
                            <w:r>
                              <w:rPr>
                                <w:color w:val="FF0000"/>
                                <w:sz w:val="32"/>
                                <w:szCs w:val="32"/>
                              </w:rPr>
                              <w:t>204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8B0BE" id="Text Box 53" o:spid="_x0000_s1046" type="#_x0000_t202" style="position:absolute;left:0;text-align:left;margin-left:429.75pt;margin-top:127.65pt;width:42.55pt;height:24.2pt;z-index:25168290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" filled="f" stroked="f" strokeweight=".5pt">
                <v:textbox>
                  <w:txbxContent>
                    <w:p w14:paraId="6AE6663A" w14:textId="71E3D924" w:rsidR="005778FD" w:rsidRPr="00134382" w:rsidRDefault="005778FD" w:rsidP="005778FD">
                      <w:pPr>
                        <w:rPr>
                          <w:color w:val="FF0000"/>
                          <w:sz w:val="32"/>
                          <w:szCs w:val="32"/>
                        </w:rPr>
                      </w:pPr>
                      <w:r>
                        <w:rPr>
                          <w:color w:val="FF0000"/>
                          <w:sz w:val="32"/>
                          <w:szCs w:val="32"/>
                        </w:rPr>
                        <w:t>204</w:t>
                      </w:r>
                    </w:p>
                  </w:txbxContent>
                </v:textbox>
                <w10:wrap anchorx="margin"/>
              </v:shape>
            </w:pict>
          </mc:Fallback>
        </mc:AlternateContent>
      </w:r>
      <w:r>
        <w:rPr>
          <w:noProof/>
        </w:rPr>
        <mc:AlternateContent>
          <mc:Choice Requires="wps">
            <w:drawing>
              <wp:anchor distT="0" distB="0" distL="114300" distR="114300" simplePos="0" relativeHeight="251680858" behindDoc="0" locked="0" layoutInCell="1" allowOverlap="1" wp14:anchorId="50B44963" wp14:editId="709A416B">
                <wp:simplePos x="0" y="0"/>
                <wp:positionH relativeFrom="margin">
                  <wp:posOffset>5250495</wp:posOffset>
                </wp:positionH>
                <wp:positionV relativeFrom="paragraph">
                  <wp:posOffset>1289161</wp:posOffset>
                </wp:positionV>
                <wp:extent cx="540327" cy="307154"/>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40327" cy="307154"/>
                        </a:xfrm>
                        <a:prstGeom prst="rect">
                          <a:avLst/>
                        </a:prstGeom>
                        <a:noFill/>
                        <a:ln w="6350">
                          <a:noFill/>
                        </a:ln>
                      </wps:spPr>
                      <wps:txbx>
                        <w:txbxContent>
                          <w:p w14:paraId="4D0CA657" w14:textId="0CED7807" w:rsidR="005778FD" w:rsidRPr="00134382" w:rsidRDefault="005778FD" w:rsidP="005778FD">
                            <w:pPr>
                              <w:rPr>
                                <w:color w:val="FF0000"/>
                                <w:sz w:val="32"/>
                                <w:szCs w:val="32"/>
                              </w:rPr>
                            </w:pPr>
                            <w:r>
                              <w:rPr>
                                <w:color w:val="FF0000"/>
                                <w:sz w:val="32"/>
                                <w:szCs w:val="32"/>
                              </w:rPr>
                              <w:t>102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44963" id="Text Box 51" o:spid="_x0000_s1047" type="#_x0000_t202" style="position:absolute;left:0;text-align:left;margin-left:413.4pt;margin-top:101.5pt;width:42.55pt;height:24.2pt;z-index:2516808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" filled="f" stroked="f" strokeweight=".5pt">
                <v:textbox>
                  <w:txbxContent>
                    <w:p w14:paraId="4D0CA657" w14:textId="0CED7807" w:rsidR="005778FD" w:rsidRPr="00134382" w:rsidRDefault="005778FD" w:rsidP="005778FD">
                      <w:pPr>
                        <w:rPr>
                          <w:color w:val="FF0000"/>
                          <w:sz w:val="32"/>
                          <w:szCs w:val="32"/>
                        </w:rPr>
                      </w:pPr>
                      <w:r>
                        <w:rPr>
                          <w:color w:val="FF0000"/>
                          <w:sz w:val="32"/>
                          <w:szCs w:val="32"/>
                        </w:rPr>
                        <w:t>102</w:t>
                      </w:r>
                    </w:p>
                  </w:txbxContent>
                </v:textbox>
                <w10:wrap anchorx="margin"/>
              </v:shape>
            </w:pict>
          </mc:Fallback>
        </mc:AlternateContent>
      </w:r>
      <w:r>
        <w:rPr>
          <w:noProof/>
        </w:rPr>
        <mc:AlternateContent>
          <mc:Choice Requires="wps">
            <w:drawing>
              <wp:anchor distT="0" distB="0" distL="114300" distR="114300" simplePos="0" relativeHeight="251678810" behindDoc="0" locked="0" layoutInCell="1" allowOverlap="1" wp14:anchorId="4AA1499E" wp14:editId="5C4CAEBE">
                <wp:simplePos x="0" y="0"/>
                <wp:positionH relativeFrom="margin">
                  <wp:posOffset>5237240</wp:posOffset>
                </wp:positionH>
                <wp:positionV relativeFrom="paragraph">
                  <wp:posOffset>1122654</wp:posOffset>
                </wp:positionV>
                <wp:extent cx="540327" cy="307154"/>
                <wp:effectExtent l="0" t="0" r="0" b="0"/>
                <wp:wrapNone/>
                <wp:docPr id="50" name="Text Box 50"/>
                <wp:cNvGraphicFramePr/>
                <a:graphic xmlns:a="http://schemas.openxmlformats.org/drawingml/2006/main">
                  <a:graphicData uri="http://schemas.microsoft.com/office/word/2010/wordprocessingShape">
                    <wps:wsp>
                      <wps:cNvSpPr txBox="1"/>
                      <wps:spPr>
                        <a:xfrm>
                          <a:off x="0" y="0"/>
                          <a:ext cx="540327" cy="307154"/>
                        </a:xfrm>
                        <a:prstGeom prst="rect">
                          <a:avLst/>
                        </a:prstGeom>
                        <a:noFill/>
                        <a:ln w="6350">
                          <a:noFill/>
                        </a:ln>
                      </wps:spPr>
                      <wps:txbx>
                        <w:txbxContent>
                          <w:p w14:paraId="0BF6CE55" w14:textId="28C29CF8" w:rsidR="005778FD" w:rsidRPr="00134382" w:rsidRDefault="005778FD" w:rsidP="005778FD">
                            <w:pPr>
                              <w:rPr>
                                <w:color w:val="FF0000"/>
                                <w:sz w:val="32"/>
                                <w:szCs w:val="32"/>
                              </w:rPr>
                            </w:pPr>
                            <w:r>
                              <w:rPr>
                                <w:color w:val="FF0000"/>
                                <w:sz w:val="32"/>
                                <w:szCs w:val="32"/>
                              </w:rPr>
                              <w:t>118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1499E" id="Text Box 50" o:spid="_x0000_s1048" type="#_x0000_t202" style="position:absolute;left:0;text-align:left;margin-left:412.4pt;margin-top:88.4pt;width:42.55pt;height:24.2pt;z-index:25167881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" filled="f" stroked="f" strokeweight=".5pt">
                <v:textbox>
                  <w:txbxContent>
                    <w:p w14:paraId="0BF6CE55" w14:textId="28C29CF8" w:rsidR="005778FD" w:rsidRPr="00134382" w:rsidRDefault="005778FD" w:rsidP="005778FD">
                      <w:pPr>
                        <w:rPr>
                          <w:color w:val="FF0000"/>
                          <w:sz w:val="32"/>
                          <w:szCs w:val="32"/>
                        </w:rPr>
                      </w:pPr>
                      <w:r>
                        <w:rPr>
                          <w:color w:val="FF0000"/>
                          <w:sz w:val="32"/>
                          <w:szCs w:val="32"/>
                        </w:rPr>
                        <w:t>118</w:t>
                      </w:r>
                    </w:p>
                  </w:txbxContent>
                </v:textbox>
                <w10:wrap anchorx="margin"/>
              </v:shape>
            </w:pict>
          </mc:Fallback>
        </mc:AlternateContent>
      </w:r>
      <w:r>
        <w:rPr>
          <w:noProof/>
        </w:rPr>
        <mc:AlternateContent>
          <mc:Choice Requires="wps">
            <w:drawing>
              <wp:anchor distT="0" distB="0" distL="114300" distR="114300" simplePos="0" relativeHeight="251674714" behindDoc="0" locked="0" layoutInCell="1" allowOverlap="1" wp14:anchorId="3C9AA95C" wp14:editId="52208EA0">
                <wp:simplePos x="0" y="0"/>
                <wp:positionH relativeFrom="margin">
                  <wp:posOffset>5304297</wp:posOffset>
                </wp:positionH>
                <wp:positionV relativeFrom="paragraph">
                  <wp:posOffset>793137</wp:posOffset>
                </wp:positionV>
                <wp:extent cx="540327" cy="307154"/>
                <wp:effectExtent l="0" t="0" r="0" b="0"/>
                <wp:wrapNone/>
                <wp:docPr id="48" name="Text Box 48"/>
                <wp:cNvGraphicFramePr/>
                <a:graphic xmlns:a="http://schemas.openxmlformats.org/drawingml/2006/main">
                  <a:graphicData uri="http://schemas.microsoft.com/office/word/2010/wordprocessingShape">
                    <wps:wsp>
                      <wps:cNvSpPr txBox="1"/>
                      <wps:spPr>
                        <a:xfrm>
                          <a:off x="0" y="0"/>
                          <a:ext cx="540327" cy="307154"/>
                        </a:xfrm>
                        <a:prstGeom prst="rect">
                          <a:avLst/>
                        </a:prstGeom>
                        <a:noFill/>
                        <a:ln w="6350">
                          <a:noFill/>
                        </a:ln>
                      </wps:spPr>
                      <wps:txbx>
                        <w:txbxContent>
                          <w:p w14:paraId="51C9FC52" w14:textId="40E972A7" w:rsidR="005778FD" w:rsidRPr="00134382" w:rsidRDefault="005778FD" w:rsidP="005778FD">
                            <w:pPr>
                              <w:rPr>
                                <w:color w:val="FF0000"/>
                                <w:sz w:val="32"/>
                                <w:szCs w:val="32"/>
                              </w:rPr>
                            </w:pPr>
                            <w:r>
                              <w:rPr>
                                <w:color w:val="FF0000"/>
                                <w:sz w:val="32"/>
                                <w:szCs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AA95C" id="Text Box 48" o:spid="_x0000_s1049" type="#_x0000_t202" style="position:absolute;left:0;text-align:left;margin-left:417.65pt;margin-top:62.45pt;width:42.55pt;height:24.2pt;z-index:2516747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" filled="f" stroked="f" strokeweight=".5pt">
                <v:textbox>
                  <w:txbxContent>
                    <w:p w14:paraId="51C9FC52" w14:textId="40E972A7" w:rsidR="005778FD" w:rsidRPr="00134382" w:rsidRDefault="005778FD" w:rsidP="005778FD">
                      <w:pPr>
                        <w:rPr>
                          <w:color w:val="FF0000"/>
                          <w:sz w:val="32"/>
                          <w:szCs w:val="32"/>
                        </w:rPr>
                      </w:pPr>
                      <w:r>
                        <w:rPr>
                          <w:color w:val="FF0000"/>
                          <w:sz w:val="32"/>
                          <w:szCs w:val="32"/>
                        </w:rPr>
                        <w:t>2</w:t>
                      </w:r>
                    </w:p>
                  </w:txbxContent>
                </v:textbox>
                <w10:wrap anchorx="margin"/>
              </v:shape>
            </w:pict>
          </mc:Fallback>
        </mc:AlternateContent>
      </w:r>
      <w:r>
        <w:rPr>
          <w:noProof/>
        </w:rPr>
        <mc:AlternateContent>
          <mc:Choice Requires="wps">
            <w:drawing>
              <wp:anchor distT="0" distB="0" distL="114300" distR="114300" simplePos="0" relativeHeight="251676762" behindDoc="0" locked="0" layoutInCell="1" allowOverlap="1" wp14:anchorId="0EFA044F" wp14:editId="299F0745">
                <wp:simplePos x="0" y="0"/>
                <wp:positionH relativeFrom="margin">
                  <wp:posOffset>5313822</wp:posOffset>
                </wp:positionH>
                <wp:positionV relativeFrom="paragraph">
                  <wp:posOffset>962660</wp:posOffset>
                </wp:positionV>
                <wp:extent cx="540327" cy="307154"/>
                <wp:effectExtent l="0" t="0" r="0" b="0"/>
                <wp:wrapNone/>
                <wp:docPr id="49" name="Text Box 49"/>
                <wp:cNvGraphicFramePr/>
                <a:graphic xmlns:a="http://schemas.openxmlformats.org/drawingml/2006/main">
                  <a:graphicData uri="http://schemas.microsoft.com/office/word/2010/wordprocessingShape">
                    <wps:wsp>
                      <wps:cNvSpPr txBox="1"/>
                      <wps:spPr>
                        <a:xfrm>
                          <a:off x="0" y="0"/>
                          <a:ext cx="540327" cy="307154"/>
                        </a:xfrm>
                        <a:prstGeom prst="rect">
                          <a:avLst/>
                        </a:prstGeom>
                        <a:noFill/>
                        <a:ln w="6350">
                          <a:noFill/>
                        </a:ln>
                      </wps:spPr>
                      <wps:txbx>
                        <w:txbxContent>
                          <w:p w14:paraId="56E057D8" w14:textId="732688FF" w:rsidR="005778FD" w:rsidRPr="00134382" w:rsidRDefault="005778FD" w:rsidP="005778FD">
                            <w:pPr>
                              <w:rPr>
                                <w:color w:val="FF0000"/>
                                <w:sz w:val="32"/>
                                <w:szCs w:val="32"/>
                              </w:rPr>
                            </w:pPr>
                            <w:r>
                              <w:rPr>
                                <w:color w:val="FF0000"/>
                                <w:sz w:val="32"/>
                                <w:szCs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A044F" id="Text Box 49" o:spid="_x0000_s1050" type="#_x0000_t202" style="position:absolute;left:0;text-align:left;margin-left:418.4pt;margin-top:75.8pt;width:42.55pt;height:24.2pt;z-index:25167676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" filled="f" stroked="f" strokeweight=".5pt">
                <v:textbox>
                  <w:txbxContent>
                    <w:p w14:paraId="56E057D8" w14:textId="732688FF" w:rsidR="005778FD" w:rsidRPr="00134382" w:rsidRDefault="005778FD" w:rsidP="005778FD">
                      <w:pPr>
                        <w:rPr>
                          <w:color w:val="FF0000"/>
                          <w:sz w:val="32"/>
                          <w:szCs w:val="32"/>
                        </w:rPr>
                      </w:pPr>
                      <w:r>
                        <w:rPr>
                          <w:color w:val="FF0000"/>
                          <w:sz w:val="32"/>
                          <w:szCs w:val="32"/>
                        </w:rPr>
                        <w:t>2</w:t>
                      </w:r>
                    </w:p>
                  </w:txbxContent>
                </v:textbox>
                <w10:wrap anchorx="margin"/>
              </v:shape>
            </w:pict>
          </mc:Fallback>
        </mc:AlternateContent>
      </w:r>
      <w:r>
        <w:rPr>
          <w:noProof/>
        </w:rPr>
        <mc:AlternateContent>
          <mc:Choice Requires="wps">
            <w:drawing>
              <wp:anchor distT="0" distB="0" distL="114300" distR="114300" simplePos="0" relativeHeight="251672666" behindDoc="0" locked="0" layoutInCell="1" allowOverlap="1" wp14:anchorId="6F72E021" wp14:editId="1E591E2B">
                <wp:simplePos x="0" y="0"/>
                <wp:positionH relativeFrom="margin">
                  <wp:posOffset>5449849</wp:posOffset>
                </wp:positionH>
                <wp:positionV relativeFrom="paragraph">
                  <wp:posOffset>1459816</wp:posOffset>
                </wp:positionV>
                <wp:extent cx="540327" cy="307154"/>
                <wp:effectExtent l="0" t="0" r="0" b="0"/>
                <wp:wrapNone/>
                <wp:docPr id="47" name="Text Box 47"/>
                <wp:cNvGraphicFramePr/>
                <a:graphic xmlns:a="http://schemas.openxmlformats.org/drawingml/2006/main">
                  <a:graphicData uri="http://schemas.microsoft.com/office/word/2010/wordprocessingShape">
                    <wps:wsp>
                      <wps:cNvSpPr txBox="1"/>
                      <wps:spPr>
                        <a:xfrm>
                          <a:off x="0" y="0"/>
                          <a:ext cx="540327" cy="307154"/>
                        </a:xfrm>
                        <a:prstGeom prst="rect">
                          <a:avLst/>
                        </a:prstGeom>
                        <a:noFill/>
                        <a:ln w="6350">
                          <a:noFill/>
                        </a:ln>
                      </wps:spPr>
                      <wps:txbx>
                        <w:txbxContent>
                          <w:p w14:paraId="4AB95281" w14:textId="48B0DC3B" w:rsidR="005778FD" w:rsidRPr="00134382" w:rsidRDefault="005778FD" w:rsidP="005778FD">
                            <w:pPr>
                              <w:rPr>
                                <w:color w:val="FF0000"/>
                                <w:sz w:val="32"/>
                                <w:szCs w:val="32"/>
                              </w:rPr>
                            </w:pPr>
                            <w:r>
                              <w:rPr>
                                <w:color w:val="FF0000"/>
                                <w:sz w:val="32"/>
                                <w:szCs w:val="32"/>
                              </w:rPr>
                              <w:t>236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2E021" id="Text Box 47" o:spid="_x0000_s1051" type="#_x0000_t202" style="position:absolute;left:0;text-align:left;margin-left:429.1pt;margin-top:114.95pt;width:42.55pt;height:24.2pt;z-index:2516726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" filled="f" stroked="f" strokeweight=".5pt">
                <v:textbox>
                  <w:txbxContent>
                    <w:p w14:paraId="4AB95281" w14:textId="48B0DC3B" w:rsidR="005778FD" w:rsidRPr="00134382" w:rsidRDefault="005778FD" w:rsidP="005778FD">
                      <w:pPr>
                        <w:rPr>
                          <w:color w:val="FF0000"/>
                          <w:sz w:val="32"/>
                          <w:szCs w:val="32"/>
                        </w:rPr>
                      </w:pPr>
                      <w:r>
                        <w:rPr>
                          <w:color w:val="FF0000"/>
                          <w:sz w:val="32"/>
                          <w:szCs w:val="32"/>
                        </w:rPr>
                        <w:t>236</w:t>
                      </w:r>
                    </w:p>
                  </w:txbxContent>
                </v:textbox>
                <w10:wrap anchorx="margin"/>
              </v:shape>
            </w:pict>
          </mc:Fallback>
        </mc:AlternateContent>
      </w:r>
      <w:r>
        <w:rPr>
          <w:noProof/>
        </w:rPr>
        <mc:AlternateContent>
          <mc:Choice Requires="wps">
            <w:drawing>
              <wp:anchor distT="0" distB="0" distL="114300" distR="114300" simplePos="0" relativeHeight="251668570" behindDoc="0" locked="0" layoutInCell="1" allowOverlap="1" wp14:anchorId="7BB1AB5D" wp14:editId="57D5B500">
                <wp:simplePos x="0" y="0"/>
                <wp:positionH relativeFrom="margin">
                  <wp:posOffset>4014448</wp:posOffset>
                </wp:positionH>
                <wp:positionV relativeFrom="paragraph">
                  <wp:posOffset>1614170</wp:posOffset>
                </wp:positionV>
                <wp:extent cx="438615" cy="307154"/>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38615" cy="307154"/>
                        </a:xfrm>
                        <a:prstGeom prst="rect">
                          <a:avLst/>
                        </a:prstGeom>
                        <a:noFill/>
                        <a:ln w="6350">
                          <a:noFill/>
                        </a:ln>
                      </wps:spPr>
                      <wps:txbx>
                        <w:txbxContent>
                          <w:p w14:paraId="7A5BDBAE" w14:textId="77777777" w:rsidR="005778FD" w:rsidRPr="00134382" w:rsidRDefault="005778FD" w:rsidP="005778FD">
                            <w:pPr>
                              <w:rPr>
                                <w:color w:val="FF0000"/>
                                <w:sz w:val="32"/>
                                <w:szCs w:val="32"/>
                              </w:rPr>
                            </w:pPr>
                            <w:r>
                              <w:rPr>
                                <w:color w:val="FF0000"/>
                                <w:sz w:val="32"/>
                                <w:szCs w:val="32"/>
                              </w:rPr>
                              <w:t>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1AB5D" id="Text Box 45" o:spid="_x0000_s1052" type="#_x0000_t202" style="position:absolute;left:0;text-align:left;margin-left:316.1pt;margin-top:127.1pt;width:34.55pt;height:24.2pt;z-index:25166857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5arHAIAADM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" filled="f" stroked="f" strokeweight=".5pt">
                <v:textbox>
                  <w:txbxContent>
                    <w:p w14:paraId="7A5BDBAE" w14:textId="77777777" w:rsidR="005778FD" w:rsidRPr="00134382" w:rsidRDefault="005778FD" w:rsidP="005778FD">
                      <w:pPr>
                        <w:rPr>
                          <w:color w:val="FF0000"/>
                          <w:sz w:val="32"/>
                          <w:szCs w:val="32"/>
                        </w:rPr>
                      </w:pPr>
                      <w:r>
                        <w:rPr>
                          <w:color w:val="FF0000"/>
                          <w:sz w:val="32"/>
                          <w:szCs w:val="32"/>
                        </w:rPr>
                        <w:t>53</w:t>
                      </w:r>
                    </w:p>
                  </w:txbxContent>
                </v:textbox>
                <w10:wrap anchorx="margin"/>
              </v:shape>
            </w:pict>
          </mc:Fallback>
        </mc:AlternateContent>
      </w:r>
      <w:r>
        <w:rPr>
          <w:noProof/>
        </w:rPr>
        <mc:AlternateContent>
          <mc:Choice Requires="wps">
            <w:drawing>
              <wp:anchor distT="0" distB="0" distL="114300" distR="114300" simplePos="0" relativeHeight="251670618" behindDoc="0" locked="0" layoutInCell="1" allowOverlap="1" wp14:anchorId="4DE545E9" wp14:editId="263F7473">
                <wp:simplePos x="0" y="0"/>
                <wp:positionH relativeFrom="margin">
                  <wp:posOffset>4002993</wp:posOffset>
                </wp:positionH>
                <wp:positionV relativeFrom="paragraph">
                  <wp:posOffset>1450866</wp:posOffset>
                </wp:positionV>
                <wp:extent cx="438615" cy="307154"/>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38615" cy="307154"/>
                        </a:xfrm>
                        <a:prstGeom prst="rect">
                          <a:avLst/>
                        </a:prstGeom>
                        <a:noFill/>
                        <a:ln w="6350">
                          <a:noFill/>
                        </a:ln>
                      </wps:spPr>
                      <wps:txbx>
                        <w:txbxContent>
                          <w:p w14:paraId="035DE81D" w14:textId="1D62E67F" w:rsidR="005778FD" w:rsidRPr="00134382" w:rsidRDefault="005778FD" w:rsidP="005778FD">
                            <w:pPr>
                              <w:rPr>
                                <w:color w:val="FF0000"/>
                                <w:sz w:val="32"/>
                                <w:szCs w:val="32"/>
                              </w:rPr>
                            </w:pPr>
                            <w:r>
                              <w:rPr>
                                <w:color w:val="FF0000"/>
                                <w:sz w:val="32"/>
                                <w:szCs w:val="32"/>
                              </w:rPr>
                              <w:t>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545E9" id="Text Box 46" o:spid="_x0000_s1053" type="#_x0000_t202" style="position:absolute;left:0;text-align:left;margin-left:315.2pt;margin-top:114.25pt;width:34.55pt;height:24.2pt;z-index:25167061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" filled="f" stroked="f" strokeweight=".5pt">
                <v:textbox>
                  <w:txbxContent>
                    <w:p w14:paraId="035DE81D" w14:textId="1D62E67F" w:rsidR="005778FD" w:rsidRPr="00134382" w:rsidRDefault="005778FD" w:rsidP="005778FD">
                      <w:pPr>
                        <w:rPr>
                          <w:color w:val="FF0000"/>
                          <w:sz w:val="32"/>
                          <w:szCs w:val="32"/>
                        </w:rPr>
                      </w:pPr>
                      <w:r>
                        <w:rPr>
                          <w:color w:val="FF0000"/>
                          <w:sz w:val="32"/>
                          <w:szCs w:val="32"/>
                        </w:rPr>
                        <w:t>61</w:t>
                      </w:r>
                    </w:p>
                  </w:txbxContent>
                </v:textbox>
                <w10:wrap anchorx="margin"/>
              </v:shape>
            </w:pict>
          </mc:Fallback>
        </mc:AlternateContent>
      </w:r>
      <w:r>
        <w:rPr>
          <w:noProof/>
        </w:rPr>
        <mc:AlternateContent>
          <mc:Choice Requires="wps">
            <w:drawing>
              <wp:anchor distT="0" distB="0" distL="114300" distR="114300" simplePos="0" relativeHeight="251666522" behindDoc="0" locked="0" layoutInCell="1" allowOverlap="1" wp14:anchorId="001D8B34" wp14:editId="1B03C0BC">
                <wp:simplePos x="0" y="0"/>
                <wp:positionH relativeFrom="margin">
                  <wp:posOffset>3928202</wp:posOffset>
                </wp:positionH>
                <wp:positionV relativeFrom="paragraph">
                  <wp:posOffset>1272726</wp:posOffset>
                </wp:positionV>
                <wp:extent cx="438615" cy="307154"/>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38615" cy="307154"/>
                        </a:xfrm>
                        <a:prstGeom prst="rect">
                          <a:avLst/>
                        </a:prstGeom>
                        <a:noFill/>
                        <a:ln w="6350">
                          <a:noFill/>
                        </a:ln>
                      </wps:spPr>
                      <wps:txbx>
                        <w:txbxContent>
                          <w:p w14:paraId="5AAA6E9F" w14:textId="4476249C" w:rsidR="005778FD" w:rsidRPr="00134382" w:rsidRDefault="005778FD" w:rsidP="005778FD">
                            <w:pPr>
                              <w:rPr>
                                <w:color w:val="FF0000"/>
                                <w:sz w:val="32"/>
                                <w:szCs w:val="32"/>
                              </w:rPr>
                            </w:pPr>
                            <w:r>
                              <w:rPr>
                                <w:color w:val="FF0000"/>
                                <w:sz w:val="32"/>
                                <w:szCs w:val="32"/>
                              </w:rPr>
                              <w:t>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D8B34" id="Text Box 44" o:spid="_x0000_s1054" type="#_x0000_t202" style="position:absolute;left:0;text-align:left;margin-left:309.3pt;margin-top:100.2pt;width:34.55pt;height:24.2pt;z-index:25166652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" filled="f" stroked="f" strokeweight=".5pt">
                <v:textbox>
                  <w:txbxContent>
                    <w:p w14:paraId="5AAA6E9F" w14:textId="4476249C" w:rsidR="005778FD" w:rsidRPr="00134382" w:rsidRDefault="005778FD" w:rsidP="005778FD">
                      <w:pPr>
                        <w:rPr>
                          <w:color w:val="FF0000"/>
                          <w:sz w:val="32"/>
                          <w:szCs w:val="32"/>
                        </w:rPr>
                      </w:pPr>
                      <w:r>
                        <w:rPr>
                          <w:color w:val="FF0000"/>
                          <w:sz w:val="32"/>
                          <w:szCs w:val="32"/>
                        </w:rPr>
                        <w:t>53</w:t>
                      </w:r>
                    </w:p>
                  </w:txbxContent>
                </v:textbox>
                <w10:wrap anchorx="margin"/>
              </v:shape>
            </w:pict>
          </mc:Fallback>
        </mc:AlternateContent>
      </w:r>
      <w:r>
        <w:rPr>
          <w:noProof/>
        </w:rPr>
        <mc:AlternateContent>
          <mc:Choice Requires="wps">
            <w:drawing>
              <wp:anchor distT="0" distB="0" distL="114300" distR="114300" simplePos="0" relativeHeight="251664474" behindDoc="0" locked="0" layoutInCell="1" allowOverlap="1" wp14:anchorId="1D90A3C3" wp14:editId="0A3E5440">
                <wp:simplePos x="0" y="0"/>
                <wp:positionH relativeFrom="margin">
                  <wp:posOffset>3935498</wp:posOffset>
                </wp:positionH>
                <wp:positionV relativeFrom="paragraph">
                  <wp:posOffset>1131198</wp:posOffset>
                </wp:positionV>
                <wp:extent cx="438615" cy="307154"/>
                <wp:effectExtent l="0" t="0" r="0" b="0"/>
                <wp:wrapNone/>
                <wp:docPr id="43" name="Text Box 43"/>
                <wp:cNvGraphicFramePr/>
                <a:graphic xmlns:a="http://schemas.openxmlformats.org/drawingml/2006/main">
                  <a:graphicData uri="http://schemas.microsoft.com/office/word/2010/wordprocessingShape">
                    <wps:wsp>
                      <wps:cNvSpPr txBox="1"/>
                      <wps:spPr>
                        <a:xfrm>
                          <a:off x="0" y="0"/>
                          <a:ext cx="438615" cy="307154"/>
                        </a:xfrm>
                        <a:prstGeom prst="rect">
                          <a:avLst/>
                        </a:prstGeom>
                        <a:noFill/>
                        <a:ln w="6350">
                          <a:noFill/>
                        </a:ln>
                      </wps:spPr>
                      <wps:txbx>
                        <w:txbxContent>
                          <w:p w14:paraId="005F3CAD" w14:textId="5F9C32C5" w:rsidR="005778FD" w:rsidRPr="00134382" w:rsidRDefault="005778FD" w:rsidP="005778FD">
                            <w:pPr>
                              <w:rPr>
                                <w:color w:val="FF0000"/>
                                <w:sz w:val="32"/>
                                <w:szCs w:val="32"/>
                              </w:rPr>
                            </w:pPr>
                            <w:r>
                              <w:rPr>
                                <w:color w:val="FF0000"/>
                                <w:sz w:val="32"/>
                                <w:szCs w:val="32"/>
                              </w:rPr>
                              <w:t>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0A3C3" id="Text Box 43" o:spid="_x0000_s1055" type="#_x0000_t202" style="position:absolute;left:0;text-align:left;margin-left:309.9pt;margin-top:89.05pt;width:34.55pt;height:24.2pt;z-index:25166447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" filled="f" stroked="f" strokeweight=".5pt">
                <v:textbox>
                  <w:txbxContent>
                    <w:p w14:paraId="005F3CAD" w14:textId="5F9C32C5" w:rsidR="005778FD" w:rsidRPr="00134382" w:rsidRDefault="005778FD" w:rsidP="005778FD">
                      <w:pPr>
                        <w:rPr>
                          <w:color w:val="FF0000"/>
                          <w:sz w:val="32"/>
                          <w:szCs w:val="32"/>
                        </w:rPr>
                      </w:pPr>
                      <w:r>
                        <w:rPr>
                          <w:color w:val="FF0000"/>
                          <w:sz w:val="32"/>
                          <w:szCs w:val="32"/>
                        </w:rPr>
                        <w:t>61</w:t>
                      </w:r>
                    </w:p>
                  </w:txbxContent>
                </v:textbox>
                <w10:wrap anchorx="margin"/>
              </v:shape>
            </w:pict>
          </mc:Fallback>
        </mc:AlternateContent>
      </w:r>
      <w:r>
        <w:rPr>
          <w:noProof/>
        </w:rPr>
        <mc:AlternateContent>
          <mc:Choice Requires="wps">
            <w:drawing>
              <wp:anchor distT="0" distB="0" distL="114300" distR="114300" simplePos="0" relativeHeight="251662426" behindDoc="0" locked="0" layoutInCell="1" allowOverlap="1" wp14:anchorId="1EF79C27" wp14:editId="0BCB1128">
                <wp:simplePos x="0" y="0"/>
                <wp:positionH relativeFrom="margin">
                  <wp:posOffset>3987072</wp:posOffset>
                </wp:positionH>
                <wp:positionV relativeFrom="paragraph">
                  <wp:posOffset>922841</wp:posOffset>
                </wp:positionV>
                <wp:extent cx="438615" cy="307154"/>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38615" cy="307154"/>
                        </a:xfrm>
                        <a:prstGeom prst="rect">
                          <a:avLst/>
                        </a:prstGeom>
                        <a:noFill/>
                        <a:ln w="6350">
                          <a:noFill/>
                        </a:ln>
                      </wps:spPr>
                      <wps:txbx>
                        <w:txbxContent>
                          <w:p w14:paraId="5495FD5D" w14:textId="77777777" w:rsidR="005778FD" w:rsidRPr="00134382" w:rsidRDefault="005778FD" w:rsidP="005778FD">
                            <w:pPr>
                              <w:rPr>
                                <w:color w:val="FF0000"/>
                                <w:sz w:val="32"/>
                                <w:szCs w:val="32"/>
                              </w:rPr>
                            </w:pPr>
                            <w:r>
                              <w:rPr>
                                <w:color w:val="FF0000"/>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79C27" id="Text Box 42" o:spid="_x0000_s1056" type="#_x0000_t202" style="position:absolute;left:0;text-align:left;margin-left:313.95pt;margin-top:72.65pt;width:34.55pt;height:24.2pt;z-index:25166242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8v5GgIAADM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" filled="f" stroked="f" strokeweight=".5pt">
                <v:textbox>
                  <w:txbxContent>
                    <w:p w14:paraId="5495FD5D" w14:textId="77777777" w:rsidR="005778FD" w:rsidRPr="00134382" w:rsidRDefault="005778FD" w:rsidP="005778FD">
                      <w:pPr>
                        <w:rPr>
                          <w:color w:val="FF0000"/>
                          <w:sz w:val="32"/>
                          <w:szCs w:val="32"/>
                        </w:rPr>
                      </w:pPr>
                      <w:r>
                        <w:rPr>
                          <w:color w:val="FF0000"/>
                          <w:sz w:val="32"/>
                          <w:szCs w:val="32"/>
                        </w:rPr>
                        <w:t>1</w:t>
                      </w:r>
                    </w:p>
                  </w:txbxContent>
                </v:textbox>
                <w10:wrap anchorx="margin"/>
              </v:shape>
            </w:pict>
          </mc:Fallback>
        </mc:AlternateContent>
      </w:r>
      <w:r>
        <w:rPr>
          <w:noProof/>
        </w:rPr>
        <mc:AlternateContent>
          <mc:Choice Requires="wps">
            <w:drawing>
              <wp:anchor distT="0" distB="0" distL="114300" distR="114300" simplePos="0" relativeHeight="251660378" behindDoc="0" locked="0" layoutInCell="1" allowOverlap="1" wp14:anchorId="30F32FEA" wp14:editId="6757743D">
                <wp:simplePos x="0" y="0"/>
                <wp:positionH relativeFrom="margin">
                  <wp:posOffset>3984439</wp:posOffset>
                </wp:positionH>
                <wp:positionV relativeFrom="paragraph">
                  <wp:posOffset>778448</wp:posOffset>
                </wp:positionV>
                <wp:extent cx="438615" cy="307154"/>
                <wp:effectExtent l="0" t="0" r="0" b="0"/>
                <wp:wrapNone/>
                <wp:docPr id="41" name="Text Box 41"/>
                <wp:cNvGraphicFramePr/>
                <a:graphic xmlns:a="http://schemas.openxmlformats.org/drawingml/2006/main">
                  <a:graphicData uri="http://schemas.microsoft.com/office/word/2010/wordprocessingShape">
                    <wps:wsp>
                      <wps:cNvSpPr txBox="1"/>
                      <wps:spPr>
                        <a:xfrm>
                          <a:off x="0" y="0"/>
                          <a:ext cx="438615" cy="307154"/>
                        </a:xfrm>
                        <a:prstGeom prst="rect">
                          <a:avLst/>
                        </a:prstGeom>
                        <a:noFill/>
                        <a:ln w="6350">
                          <a:noFill/>
                        </a:ln>
                      </wps:spPr>
                      <wps:txbx>
                        <w:txbxContent>
                          <w:p w14:paraId="00A17649" w14:textId="77777777" w:rsidR="005778FD" w:rsidRPr="00134382" w:rsidRDefault="005778FD" w:rsidP="005778FD">
                            <w:pPr>
                              <w:rPr>
                                <w:color w:val="FF0000"/>
                                <w:sz w:val="32"/>
                                <w:szCs w:val="32"/>
                              </w:rPr>
                            </w:pPr>
                            <w:r>
                              <w:rPr>
                                <w:color w:val="FF0000"/>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32FEA" id="Text Box 41" o:spid="_x0000_s1057" type="#_x0000_t202" style="position:absolute;left:0;text-align:left;margin-left:313.75pt;margin-top:61.3pt;width:34.55pt;height:24.2pt;z-index:25166037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YQsGgIAADM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" filled="f" stroked="f" strokeweight=".5pt">
                <v:textbox>
                  <w:txbxContent>
                    <w:p w14:paraId="00A17649" w14:textId="77777777" w:rsidR="005778FD" w:rsidRPr="00134382" w:rsidRDefault="005778FD" w:rsidP="005778FD">
                      <w:pPr>
                        <w:rPr>
                          <w:color w:val="FF0000"/>
                          <w:sz w:val="32"/>
                          <w:szCs w:val="32"/>
                        </w:rPr>
                      </w:pPr>
                      <w:r>
                        <w:rPr>
                          <w:color w:val="FF0000"/>
                          <w:sz w:val="32"/>
                          <w:szCs w:val="32"/>
                        </w:rPr>
                        <w:t>1</w:t>
                      </w:r>
                    </w:p>
                  </w:txbxContent>
                </v:textbox>
                <w10:wrap anchorx="margin"/>
              </v:shape>
            </w:pict>
          </mc:Fallback>
        </mc:AlternateContent>
      </w:r>
      <w:r>
        <w:rPr>
          <w:noProof/>
        </w:rPr>
        <w:drawing>
          <wp:inline distT="0" distB="0" distL="0" distR="0" wp14:anchorId="4B6903EF" wp14:editId="7776E98C">
            <wp:extent cx="8892540" cy="2899410"/>
            <wp:effectExtent l="0" t="0" r="381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5"/>
                    <a:stretch>
                      <a:fillRect/>
                    </a:stretch>
                  </pic:blipFill>
                  <pic:spPr>
                    <a:xfrm>
                      <a:off x="0" y="0"/>
                      <a:ext cx="8892540" cy="2899410"/>
                    </a:xfrm>
                    <a:prstGeom prst="rect">
                      <a:avLst/>
                    </a:prstGeom>
                  </pic:spPr>
                </pic:pic>
              </a:graphicData>
            </a:graphic>
          </wp:inline>
        </w:drawing>
      </w:r>
    </w:p>
    <w:p w14:paraId="502DCAC9" w14:textId="04630E46" w:rsidR="00D10978" w:rsidRDefault="0027575D" w:rsidP="005778FD">
      <w:pPr>
        <w:spacing w:line="360" w:lineRule="auto"/>
        <w:ind w:left="-450"/>
        <w:jc w:val="center"/>
        <w:rPr>
          <w:rFonts w:ascii="Times New Roman" w:hAnsi="Times New Roman" w:cs="Times New Roman"/>
        </w:rPr>
      </w:pPr>
      <w:r>
        <w:rPr>
          <w:noProof/>
        </w:rPr>
        <mc:AlternateContent>
          <mc:Choice Requires="wps">
            <w:drawing>
              <wp:anchor distT="0" distB="0" distL="114300" distR="114300" simplePos="0" relativeHeight="251658281" behindDoc="0" locked="0" layoutInCell="1" allowOverlap="1" wp14:anchorId="6F55A348" wp14:editId="2EA70606">
                <wp:simplePos x="0" y="0"/>
                <wp:positionH relativeFrom="margin">
                  <wp:posOffset>3910330</wp:posOffset>
                </wp:positionH>
                <wp:positionV relativeFrom="paragraph">
                  <wp:posOffset>3072130</wp:posOffset>
                </wp:positionV>
                <wp:extent cx="476250" cy="300251"/>
                <wp:effectExtent l="0" t="0" r="0" b="5080"/>
                <wp:wrapNone/>
                <wp:docPr id="111" name="Text Box 111"/>
                <wp:cNvGraphicFramePr/>
                <a:graphic xmlns:a="http://schemas.openxmlformats.org/drawingml/2006/main">
                  <a:graphicData uri="http://schemas.microsoft.com/office/word/2010/wordprocessingShape">
                    <wps:wsp>
                      <wps:cNvSpPr txBox="1"/>
                      <wps:spPr>
                        <a:xfrm>
                          <a:off x="0" y="0"/>
                          <a:ext cx="476250" cy="300251"/>
                        </a:xfrm>
                        <a:prstGeom prst="rect">
                          <a:avLst/>
                        </a:prstGeom>
                        <a:noFill/>
                        <a:ln w="6350">
                          <a:noFill/>
                        </a:ln>
                      </wps:spPr>
                      <wps:txbx>
                        <w:txbxContent>
                          <w:p w14:paraId="5C12E9B9" w14:textId="2B77CBAF" w:rsidR="0027575D" w:rsidRPr="00134382" w:rsidRDefault="0027575D" w:rsidP="0027575D">
                            <w:pPr>
                              <w:rPr>
                                <w:color w:val="FF0000"/>
                                <w:sz w:val="32"/>
                                <w:szCs w:val="32"/>
                              </w:rPr>
                            </w:pPr>
                            <w:r>
                              <w:rPr>
                                <w:color w:val="FF0000"/>
                                <w:sz w:val="32"/>
                                <w:szCs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5A348" id="Text Box 111" o:spid="_x0000_s1058" type="#_x0000_t202" style="position:absolute;left:0;text-align:left;margin-left:307.9pt;margin-top:241.9pt;width:37.5pt;height:23.65pt;z-index:25165828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" filled="f" stroked="f" strokeweight=".5pt">
                <v:textbox>
                  <w:txbxContent>
                    <w:p w14:paraId="5C12E9B9" w14:textId="2B77CBAF" w:rsidR="0027575D" w:rsidRPr="00134382" w:rsidRDefault="0027575D" w:rsidP="0027575D">
                      <w:pPr>
                        <w:rPr>
                          <w:color w:val="FF0000"/>
                          <w:sz w:val="32"/>
                          <w:szCs w:val="32"/>
                        </w:rPr>
                      </w:pPr>
                      <w:r>
                        <w:rPr>
                          <w:color w:val="FF0000"/>
                          <w:sz w:val="32"/>
                          <w:szCs w:val="32"/>
                        </w:rPr>
                        <w:t>2</w:t>
                      </w:r>
                    </w:p>
                  </w:txbxContent>
                </v:textbox>
                <w10:wrap anchorx="margin"/>
              </v:shape>
            </w:pict>
          </mc:Fallback>
        </mc:AlternateContent>
      </w:r>
      <w:r>
        <w:rPr>
          <w:noProof/>
        </w:rPr>
        <mc:AlternateContent>
          <mc:Choice Requires="wps">
            <w:drawing>
              <wp:anchor distT="0" distB="0" distL="114300" distR="114300" simplePos="0" relativeHeight="251658280" behindDoc="0" locked="0" layoutInCell="1" allowOverlap="1" wp14:anchorId="475A690B" wp14:editId="49985A4B">
                <wp:simplePos x="0" y="0"/>
                <wp:positionH relativeFrom="margin">
                  <wp:posOffset>5424805</wp:posOffset>
                </wp:positionH>
                <wp:positionV relativeFrom="paragraph">
                  <wp:posOffset>3062605</wp:posOffset>
                </wp:positionV>
                <wp:extent cx="476250" cy="300251"/>
                <wp:effectExtent l="0" t="0" r="0" b="5080"/>
                <wp:wrapNone/>
                <wp:docPr id="110" name="Text Box 110"/>
                <wp:cNvGraphicFramePr/>
                <a:graphic xmlns:a="http://schemas.openxmlformats.org/drawingml/2006/main">
                  <a:graphicData uri="http://schemas.microsoft.com/office/word/2010/wordprocessingShape">
                    <wps:wsp>
                      <wps:cNvSpPr txBox="1"/>
                      <wps:spPr>
                        <a:xfrm>
                          <a:off x="0" y="0"/>
                          <a:ext cx="476250" cy="300251"/>
                        </a:xfrm>
                        <a:prstGeom prst="rect">
                          <a:avLst/>
                        </a:prstGeom>
                        <a:noFill/>
                        <a:ln w="6350">
                          <a:noFill/>
                        </a:ln>
                      </wps:spPr>
                      <wps:txbx>
                        <w:txbxContent>
                          <w:p w14:paraId="373B2825" w14:textId="5BE9C104" w:rsidR="0027575D" w:rsidRPr="00134382" w:rsidRDefault="0027575D" w:rsidP="0027575D">
                            <w:pPr>
                              <w:rPr>
                                <w:color w:val="FF0000"/>
                                <w:sz w:val="32"/>
                                <w:szCs w:val="32"/>
                              </w:rPr>
                            </w:pPr>
                            <w:r>
                              <w:rPr>
                                <w:color w:val="FF0000"/>
                                <w:sz w:val="32"/>
                                <w:szCs w:val="32"/>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A690B" id="Text Box 110" o:spid="_x0000_s1059" type="#_x0000_t202" style="position:absolute;left:0;text-align:left;margin-left:427.15pt;margin-top:241.15pt;width:37.5pt;height:23.65pt;z-index:251658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" filled="f" stroked="f" strokeweight=".5pt">
                <v:textbox>
                  <w:txbxContent>
                    <w:p w14:paraId="373B2825" w14:textId="5BE9C104" w:rsidR="0027575D" w:rsidRPr="00134382" w:rsidRDefault="0027575D" w:rsidP="0027575D">
                      <w:pPr>
                        <w:rPr>
                          <w:color w:val="FF0000"/>
                          <w:sz w:val="32"/>
                          <w:szCs w:val="32"/>
                        </w:rPr>
                      </w:pPr>
                      <w:r>
                        <w:rPr>
                          <w:color w:val="FF0000"/>
                          <w:sz w:val="32"/>
                          <w:szCs w:val="32"/>
                        </w:rPr>
                        <w:t>10</w:t>
                      </w:r>
                    </w:p>
                  </w:txbxContent>
                </v:textbox>
                <w10:wrap anchorx="margin"/>
              </v:shape>
            </w:pict>
          </mc:Fallback>
        </mc:AlternateContent>
      </w:r>
      <w:r>
        <w:rPr>
          <w:noProof/>
        </w:rPr>
        <mc:AlternateContent>
          <mc:Choice Requires="wps">
            <w:drawing>
              <wp:anchor distT="0" distB="0" distL="114300" distR="114300" simplePos="0" relativeHeight="251658279" behindDoc="0" locked="0" layoutInCell="1" allowOverlap="1" wp14:anchorId="5050128B" wp14:editId="266CB21F">
                <wp:simplePos x="0" y="0"/>
                <wp:positionH relativeFrom="margin">
                  <wp:posOffset>6824980</wp:posOffset>
                </wp:positionH>
                <wp:positionV relativeFrom="paragraph">
                  <wp:posOffset>3072130</wp:posOffset>
                </wp:positionV>
                <wp:extent cx="476250" cy="300251"/>
                <wp:effectExtent l="0" t="0" r="0" b="5080"/>
                <wp:wrapNone/>
                <wp:docPr id="109" name="Text Box 109"/>
                <wp:cNvGraphicFramePr/>
                <a:graphic xmlns:a="http://schemas.openxmlformats.org/drawingml/2006/main">
                  <a:graphicData uri="http://schemas.microsoft.com/office/word/2010/wordprocessingShape">
                    <wps:wsp>
                      <wps:cNvSpPr txBox="1"/>
                      <wps:spPr>
                        <a:xfrm>
                          <a:off x="0" y="0"/>
                          <a:ext cx="476250" cy="300251"/>
                        </a:xfrm>
                        <a:prstGeom prst="rect">
                          <a:avLst/>
                        </a:prstGeom>
                        <a:noFill/>
                        <a:ln w="6350">
                          <a:noFill/>
                        </a:ln>
                      </wps:spPr>
                      <wps:txbx>
                        <w:txbxContent>
                          <w:p w14:paraId="5441B3AA" w14:textId="7216ABD9" w:rsidR="0027575D" w:rsidRPr="00134382" w:rsidRDefault="0027575D" w:rsidP="0027575D">
                            <w:pPr>
                              <w:rPr>
                                <w:color w:val="FF0000"/>
                                <w:sz w:val="32"/>
                                <w:szCs w:val="32"/>
                              </w:rPr>
                            </w:pPr>
                            <w:r>
                              <w:rPr>
                                <w:color w:val="FF0000"/>
                                <w:sz w:val="32"/>
                                <w:szCs w:val="32"/>
                              </w:rP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0128B" id="Text Box 109" o:spid="_x0000_s1060" type="#_x0000_t202" style="position:absolute;left:0;text-align:left;margin-left:537.4pt;margin-top:241.9pt;width:37.5pt;height:23.65pt;z-index:25165827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" filled="f" stroked="f" strokeweight=".5pt">
                <v:textbox>
                  <w:txbxContent>
                    <w:p w14:paraId="5441B3AA" w14:textId="7216ABD9" w:rsidR="0027575D" w:rsidRPr="00134382" w:rsidRDefault="0027575D" w:rsidP="0027575D">
                      <w:pPr>
                        <w:rPr>
                          <w:color w:val="FF0000"/>
                          <w:sz w:val="32"/>
                          <w:szCs w:val="32"/>
                        </w:rPr>
                      </w:pPr>
                      <w:r>
                        <w:rPr>
                          <w:color w:val="FF0000"/>
                          <w:sz w:val="32"/>
                          <w:szCs w:val="32"/>
                        </w:rPr>
                        <w:t>28</w:t>
                      </w:r>
                    </w:p>
                  </w:txbxContent>
                </v:textbox>
                <w10:wrap anchorx="margin"/>
              </v:shape>
            </w:pict>
          </mc:Fallback>
        </mc:AlternateContent>
      </w:r>
      <w:r>
        <w:rPr>
          <w:noProof/>
        </w:rPr>
        <mc:AlternateContent>
          <mc:Choice Requires="wps">
            <w:drawing>
              <wp:anchor distT="0" distB="0" distL="114300" distR="114300" simplePos="0" relativeHeight="251658278" behindDoc="0" locked="0" layoutInCell="1" allowOverlap="1" wp14:anchorId="1D758924" wp14:editId="6996A7D6">
                <wp:simplePos x="0" y="0"/>
                <wp:positionH relativeFrom="margin">
                  <wp:posOffset>7320280</wp:posOffset>
                </wp:positionH>
                <wp:positionV relativeFrom="paragraph">
                  <wp:posOffset>3053080</wp:posOffset>
                </wp:positionV>
                <wp:extent cx="476250" cy="300251"/>
                <wp:effectExtent l="0" t="0" r="0" b="5080"/>
                <wp:wrapNone/>
                <wp:docPr id="108" name="Text Box 108"/>
                <wp:cNvGraphicFramePr/>
                <a:graphic xmlns:a="http://schemas.openxmlformats.org/drawingml/2006/main">
                  <a:graphicData uri="http://schemas.microsoft.com/office/word/2010/wordprocessingShape">
                    <wps:wsp>
                      <wps:cNvSpPr txBox="1"/>
                      <wps:spPr>
                        <a:xfrm>
                          <a:off x="0" y="0"/>
                          <a:ext cx="476250" cy="300251"/>
                        </a:xfrm>
                        <a:prstGeom prst="rect">
                          <a:avLst/>
                        </a:prstGeom>
                        <a:noFill/>
                        <a:ln w="6350">
                          <a:noFill/>
                        </a:ln>
                      </wps:spPr>
                      <wps:txbx>
                        <w:txbxContent>
                          <w:p w14:paraId="48AB2522" w14:textId="422F73A3" w:rsidR="0027575D" w:rsidRPr="00134382" w:rsidRDefault="0027575D" w:rsidP="0027575D">
                            <w:pPr>
                              <w:rPr>
                                <w:color w:val="FF0000"/>
                                <w:sz w:val="32"/>
                                <w:szCs w:val="32"/>
                              </w:rPr>
                            </w:pPr>
                            <w:r>
                              <w:rPr>
                                <w:color w:val="FF0000"/>
                                <w:sz w:val="32"/>
                                <w:szCs w:val="32"/>
                              </w:rPr>
                              <w:t>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58924" id="Text Box 108" o:spid="_x0000_s1061" type="#_x0000_t202" style="position:absolute;left:0;text-align:left;margin-left:576.4pt;margin-top:240.4pt;width:37.5pt;height:23.65pt;z-index:25165827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" filled="f" stroked="f" strokeweight=".5pt">
                <v:textbox>
                  <w:txbxContent>
                    <w:p w14:paraId="48AB2522" w14:textId="422F73A3" w:rsidR="0027575D" w:rsidRPr="00134382" w:rsidRDefault="0027575D" w:rsidP="0027575D">
                      <w:pPr>
                        <w:rPr>
                          <w:color w:val="FF0000"/>
                          <w:sz w:val="32"/>
                          <w:szCs w:val="32"/>
                        </w:rPr>
                      </w:pPr>
                      <w:r>
                        <w:rPr>
                          <w:color w:val="FF0000"/>
                          <w:sz w:val="32"/>
                          <w:szCs w:val="32"/>
                        </w:rPr>
                        <w:t>60</w:t>
                      </w:r>
                    </w:p>
                  </w:txbxContent>
                </v:textbox>
                <w10:wrap anchorx="margin"/>
              </v:shape>
            </w:pict>
          </mc:Fallback>
        </mc:AlternateContent>
      </w:r>
      <w:r w:rsidR="00D10978" w:rsidRPr="00EA3100">
        <w:rPr>
          <w:rFonts w:ascii="Times New Roman" w:hAnsi="Times New Roman" w:cs="Times New Roman"/>
        </w:rPr>
        <w:t xml:space="preserve">Figure </w:t>
      </w:r>
      <w:r w:rsidR="005778FD">
        <w:rPr>
          <w:rFonts w:ascii="Times New Roman" w:hAnsi="Times New Roman" w:cs="Times New Roman"/>
        </w:rPr>
        <w:t>3</w:t>
      </w:r>
      <w:r w:rsidR="00D10978">
        <w:rPr>
          <w:rFonts w:ascii="Times New Roman" w:hAnsi="Times New Roman" w:cs="Times New Roman"/>
        </w:rPr>
        <w:t xml:space="preserve">.1: </w:t>
      </w:r>
      <w:r w:rsidR="008911DF">
        <w:rPr>
          <w:rFonts w:ascii="Times New Roman" w:hAnsi="Times New Roman" w:cs="Times New Roman"/>
        </w:rPr>
        <w:t>S</w:t>
      </w:r>
      <w:r w:rsidR="00D10978">
        <w:rPr>
          <w:rFonts w:ascii="Times New Roman" w:hAnsi="Times New Roman" w:cs="Times New Roman"/>
        </w:rPr>
        <w:t xml:space="preserve">imulation result </w:t>
      </w:r>
      <w:r w:rsidR="00F81798">
        <w:rPr>
          <w:rFonts w:ascii="Times New Roman" w:hAnsi="Times New Roman" w:cs="Times New Roman"/>
        </w:rPr>
        <w:t xml:space="preserve">from </w:t>
      </w:r>
      <w:proofErr w:type="spellStart"/>
      <w:r w:rsidR="00F81798">
        <w:rPr>
          <w:rFonts w:ascii="Times New Roman" w:hAnsi="Times New Roman" w:cs="Times New Roman" w:hint="eastAsia"/>
        </w:rPr>
        <w:t>Vi</w:t>
      </w:r>
      <w:r w:rsidR="00F81798">
        <w:rPr>
          <w:rFonts w:ascii="Times New Roman" w:hAnsi="Times New Roman" w:cs="Times New Roman"/>
        </w:rPr>
        <w:t>vado</w:t>
      </w:r>
      <w:proofErr w:type="spellEnd"/>
    </w:p>
    <w:p w14:paraId="3B111840" w14:textId="102E982F" w:rsidR="005778FD" w:rsidRDefault="005778FD">
      <w:pPr>
        <w:rPr>
          <w:rFonts w:ascii="Times New Roman" w:hAnsi="Times New Roman" w:cs="Times New Roman"/>
        </w:rPr>
      </w:pPr>
      <w:r>
        <w:rPr>
          <w:rFonts w:ascii="Times New Roman" w:hAnsi="Times New Roman" w:cs="Times New Roman"/>
        </w:rPr>
        <w:br w:type="page"/>
      </w:r>
    </w:p>
    <w:p w14:paraId="532D74E5" w14:textId="77777777" w:rsidR="005778FD" w:rsidRDefault="005778FD" w:rsidP="005778FD">
      <w:pPr>
        <w:spacing w:line="360" w:lineRule="auto"/>
        <w:rPr>
          <w:rFonts w:ascii="Times New Roman" w:hAnsi="Times New Roman" w:cs="Times New Roman"/>
        </w:rPr>
      </w:pPr>
    </w:p>
    <w:p w14:paraId="64375F77" w14:textId="77777777" w:rsidR="005778FD" w:rsidRDefault="005778FD" w:rsidP="005778FD">
      <w:pPr>
        <w:spacing w:line="360" w:lineRule="auto"/>
        <w:jc w:val="center"/>
        <w:rPr>
          <w:rFonts w:ascii="Times New Roman" w:hAnsi="Times New Roman" w:cs="Times New Roman"/>
        </w:rPr>
      </w:pPr>
    </w:p>
    <w:p w14:paraId="15CF720C" w14:textId="4C9FF4A6" w:rsidR="005E6941" w:rsidRDefault="00F51C39" w:rsidP="005778FD">
      <w:pPr>
        <w:spacing w:line="360" w:lineRule="auto"/>
        <w:jc w:val="center"/>
        <w:rPr>
          <w:rFonts w:ascii="Times New Roman" w:hAnsi="Times New Roman" w:cs="Times New Roman"/>
        </w:rPr>
      </w:pPr>
      <w:r>
        <w:rPr>
          <w:noProof/>
        </w:rPr>
        <mc:AlternateContent>
          <mc:Choice Requires="wps">
            <w:drawing>
              <wp:anchor distT="0" distB="0" distL="114300" distR="114300" simplePos="0" relativeHeight="251658330" behindDoc="0" locked="0" layoutInCell="1" allowOverlap="1" wp14:anchorId="06843F20" wp14:editId="025AB725">
                <wp:simplePos x="0" y="0"/>
                <wp:positionH relativeFrom="margin">
                  <wp:posOffset>7974664</wp:posOffset>
                </wp:positionH>
                <wp:positionV relativeFrom="paragraph">
                  <wp:posOffset>301959</wp:posOffset>
                </wp:positionV>
                <wp:extent cx="542925" cy="300251"/>
                <wp:effectExtent l="0" t="0" r="0" b="5080"/>
                <wp:wrapNone/>
                <wp:docPr id="162" name="Text Box 162"/>
                <wp:cNvGraphicFramePr/>
                <a:graphic xmlns:a="http://schemas.openxmlformats.org/drawingml/2006/main">
                  <a:graphicData uri="http://schemas.microsoft.com/office/word/2010/wordprocessingShape">
                    <wps:wsp>
                      <wps:cNvSpPr txBox="1"/>
                      <wps:spPr>
                        <a:xfrm>
                          <a:off x="0" y="0"/>
                          <a:ext cx="542925" cy="300251"/>
                        </a:xfrm>
                        <a:prstGeom prst="rect">
                          <a:avLst/>
                        </a:prstGeom>
                        <a:noFill/>
                        <a:ln w="6350">
                          <a:noFill/>
                        </a:ln>
                      </wps:spPr>
                      <wps:txbx>
                        <w:txbxContent>
                          <w:p w14:paraId="6BB1DDD7" w14:textId="77777777" w:rsidR="00F16550" w:rsidRPr="00134382" w:rsidRDefault="00F16550" w:rsidP="00F16550">
                            <w:pPr>
                              <w:rPr>
                                <w:color w:val="FF0000"/>
                                <w:sz w:val="32"/>
                                <w:szCs w:val="32"/>
                              </w:rPr>
                            </w:pPr>
                            <w:r>
                              <w:rPr>
                                <w:color w:val="FF0000"/>
                                <w:sz w:val="32"/>
                                <w:szCs w:val="32"/>
                              </w:rPr>
                              <w:t>794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43F20" id="Text Box 162" o:spid="_x0000_s1062" type="#_x0000_t202" style="position:absolute;left:0;text-align:left;margin-left:627.95pt;margin-top:23.8pt;width:42.75pt;height:23.65pt;z-index:25165833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" filled="f" stroked="f" strokeweight=".5pt">
                <v:textbox>
                  <w:txbxContent>
                    <w:p w14:paraId="6BB1DDD7" w14:textId="77777777" w:rsidR="00F16550" w:rsidRPr="00134382" w:rsidRDefault="00F16550" w:rsidP="00F16550">
                      <w:pPr>
                        <w:rPr>
                          <w:color w:val="FF0000"/>
                          <w:sz w:val="32"/>
                          <w:szCs w:val="32"/>
                        </w:rPr>
                      </w:pPr>
                      <w:r>
                        <w:rPr>
                          <w:color w:val="FF0000"/>
                          <w:sz w:val="32"/>
                          <w:szCs w:val="32"/>
                        </w:rPr>
                        <w:t>794</w:t>
                      </w:r>
                    </w:p>
                  </w:txbxContent>
                </v:textbox>
                <w10:wrap anchorx="margin"/>
              </v:shape>
            </w:pict>
          </mc:Fallback>
        </mc:AlternateContent>
      </w:r>
      <w:r w:rsidR="005778FD">
        <w:rPr>
          <w:noProof/>
        </w:rPr>
        <mc:AlternateContent>
          <mc:Choice Requires="wps">
            <w:drawing>
              <wp:anchor distT="0" distB="0" distL="114300" distR="114300" simplePos="0" relativeHeight="251658308" behindDoc="0" locked="0" layoutInCell="1" allowOverlap="1" wp14:anchorId="3AC17D08" wp14:editId="54C2F094">
                <wp:simplePos x="0" y="0"/>
                <wp:positionH relativeFrom="margin">
                  <wp:posOffset>7942580</wp:posOffset>
                </wp:positionH>
                <wp:positionV relativeFrom="paragraph">
                  <wp:posOffset>2139315</wp:posOffset>
                </wp:positionV>
                <wp:extent cx="542925" cy="300251"/>
                <wp:effectExtent l="0" t="0" r="0" b="5080"/>
                <wp:wrapNone/>
                <wp:docPr id="140" name="Text Box 140"/>
                <wp:cNvGraphicFramePr/>
                <a:graphic xmlns:a="http://schemas.openxmlformats.org/drawingml/2006/main">
                  <a:graphicData uri="http://schemas.microsoft.com/office/word/2010/wordprocessingShape">
                    <wps:wsp>
                      <wps:cNvSpPr txBox="1"/>
                      <wps:spPr>
                        <a:xfrm>
                          <a:off x="0" y="0"/>
                          <a:ext cx="542925" cy="300251"/>
                        </a:xfrm>
                        <a:prstGeom prst="rect">
                          <a:avLst/>
                        </a:prstGeom>
                        <a:noFill/>
                        <a:ln w="6350">
                          <a:noFill/>
                        </a:ln>
                      </wps:spPr>
                      <wps:txbx>
                        <w:txbxContent>
                          <w:p w14:paraId="7E59BC64" w14:textId="145D7312" w:rsidR="00F16550" w:rsidRPr="00134382" w:rsidRDefault="00F16550" w:rsidP="00F16550">
                            <w:pPr>
                              <w:rPr>
                                <w:color w:val="FF0000"/>
                                <w:sz w:val="32"/>
                                <w:szCs w:val="32"/>
                              </w:rPr>
                            </w:pPr>
                            <w:r>
                              <w:rPr>
                                <w:color w:val="FF0000"/>
                                <w:sz w:val="32"/>
                                <w:szCs w:val="32"/>
                              </w:rPr>
                              <w:t>794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17D08" id="Text Box 140" o:spid="_x0000_s1063" type="#_x0000_t202" style="position:absolute;left:0;text-align:left;margin-left:625.4pt;margin-top:168.45pt;width:42.75pt;height:23.65pt;z-index:2516583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" filled="f" stroked="f" strokeweight=".5pt">
                <v:textbox>
                  <w:txbxContent>
                    <w:p w14:paraId="7E59BC64" w14:textId="145D7312" w:rsidR="00F16550" w:rsidRPr="00134382" w:rsidRDefault="00F16550" w:rsidP="00F16550">
                      <w:pPr>
                        <w:rPr>
                          <w:color w:val="FF0000"/>
                          <w:sz w:val="32"/>
                          <w:szCs w:val="32"/>
                        </w:rPr>
                      </w:pPr>
                      <w:r>
                        <w:rPr>
                          <w:color w:val="FF0000"/>
                          <w:sz w:val="32"/>
                          <w:szCs w:val="32"/>
                        </w:rPr>
                        <w:t>794</w:t>
                      </w:r>
                    </w:p>
                  </w:txbxContent>
                </v:textbox>
                <w10:wrap anchorx="margin"/>
              </v:shape>
            </w:pict>
          </mc:Fallback>
        </mc:AlternateContent>
      </w:r>
      <w:r w:rsidR="005778FD">
        <w:rPr>
          <w:noProof/>
        </w:rPr>
        <mc:AlternateContent>
          <mc:Choice Requires="wps">
            <w:drawing>
              <wp:anchor distT="0" distB="0" distL="114300" distR="114300" simplePos="0" relativeHeight="251658307" behindDoc="0" locked="0" layoutInCell="1" allowOverlap="1" wp14:anchorId="661B7048" wp14:editId="6CFC1837">
                <wp:simplePos x="0" y="0"/>
                <wp:positionH relativeFrom="margin">
                  <wp:posOffset>8155940</wp:posOffset>
                </wp:positionH>
                <wp:positionV relativeFrom="paragraph">
                  <wp:posOffset>1637030</wp:posOffset>
                </wp:positionV>
                <wp:extent cx="542925" cy="300251"/>
                <wp:effectExtent l="0" t="0" r="0" b="5080"/>
                <wp:wrapNone/>
                <wp:docPr id="139" name="Text Box 139"/>
                <wp:cNvGraphicFramePr/>
                <a:graphic xmlns:a="http://schemas.openxmlformats.org/drawingml/2006/main">
                  <a:graphicData uri="http://schemas.microsoft.com/office/word/2010/wordprocessingShape">
                    <wps:wsp>
                      <wps:cNvSpPr txBox="1"/>
                      <wps:spPr>
                        <a:xfrm>
                          <a:off x="0" y="0"/>
                          <a:ext cx="542925" cy="300251"/>
                        </a:xfrm>
                        <a:prstGeom prst="rect">
                          <a:avLst/>
                        </a:prstGeom>
                        <a:noFill/>
                        <a:ln w="6350">
                          <a:noFill/>
                        </a:ln>
                      </wps:spPr>
                      <wps:txbx>
                        <w:txbxContent>
                          <w:p w14:paraId="5BDE40E3" w14:textId="4E469CC8" w:rsidR="00F16550" w:rsidRPr="00134382" w:rsidRDefault="00F16550" w:rsidP="00F16550">
                            <w:pPr>
                              <w:rPr>
                                <w:color w:val="FF0000"/>
                                <w:sz w:val="32"/>
                                <w:szCs w:val="32"/>
                              </w:rPr>
                            </w:pPr>
                            <w:r>
                              <w:rPr>
                                <w:color w:val="FF0000"/>
                                <w:sz w:val="32"/>
                                <w:szCs w:val="32"/>
                              </w:rPr>
                              <w:t>344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B7048" id="Text Box 139" o:spid="_x0000_s1064" type="#_x0000_t202" style="position:absolute;left:0;text-align:left;margin-left:642.2pt;margin-top:128.9pt;width:42.75pt;height:23.65pt;z-index:25165830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" filled="f" stroked="f" strokeweight=".5pt">
                <v:textbox>
                  <w:txbxContent>
                    <w:p w14:paraId="5BDE40E3" w14:textId="4E469CC8" w:rsidR="00F16550" w:rsidRPr="00134382" w:rsidRDefault="00F16550" w:rsidP="00F16550">
                      <w:pPr>
                        <w:rPr>
                          <w:color w:val="FF0000"/>
                          <w:sz w:val="32"/>
                          <w:szCs w:val="32"/>
                        </w:rPr>
                      </w:pPr>
                      <w:r>
                        <w:rPr>
                          <w:color w:val="FF0000"/>
                          <w:sz w:val="32"/>
                          <w:szCs w:val="32"/>
                        </w:rPr>
                        <w:t>344</w:t>
                      </w:r>
                    </w:p>
                  </w:txbxContent>
                </v:textbox>
                <w10:wrap anchorx="margin"/>
              </v:shape>
            </w:pict>
          </mc:Fallback>
        </mc:AlternateContent>
      </w:r>
      <w:r w:rsidR="005778FD">
        <w:rPr>
          <w:noProof/>
        </w:rPr>
        <mc:AlternateContent>
          <mc:Choice Requires="wps">
            <w:drawing>
              <wp:anchor distT="0" distB="0" distL="114300" distR="114300" simplePos="0" relativeHeight="251658306" behindDoc="0" locked="0" layoutInCell="1" allowOverlap="1" wp14:anchorId="095D9EBD" wp14:editId="1484A31F">
                <wp:simplePos x="0" y="0"/>
                <wp:positionH relativeFrom="margin">
                  <wp:posOffset>8183880</wp:posOffset>
                </wp:positionH>
                <wp:positionV relativeFrom="paragraph">
                  <wp:posOffset>1463040</wp:posOffset>
                </wp:positionV>
                <wp:extent cx="457200" cy="300251"/>
                <wp:effectExtent l="0" t="0" r="0" b="5080"/>
                <wp:wrapNone/>
                <wp:docPr id="138" name="Text Box 138"/>
                <wp:cNvGraphicFramePr/>
                <a:graphic xmlns:a="http://schemas.openxmlformats.org/drawingml/2006/main">
                  <a:graphicData uri="http://schemas.microsoft.com/office/word/2010/wordprocessingShape">
                    <wps:wsp>
                      <wps:cNvSpPr txBox="1"/>
                      <wps:spPr>
                        <a:xfrm>
                          <a:off x="0" y="0"/>
                          <a:ext cx="457200" cy="300251"/>
                        </a:xfrm>
                        <a:prstGeom prst="rect">
                          <a:avLst/>
                        </a:prstGeom>
                        <a:noFill/>
                        <a:ln w="6350">
                          <a:noFill/>
                        </a:ln>
                      </wps:spPr>
                      <wps:txbx>
                        <w:txbxContent>
                          <w:p w14:paraId="08B3DF62" w14:textId="5EF6E2CA" w:rsidR="00F16550" w:rsidRPr="00134382" w:rsidRDefault="00F16550" w:rsidP="00F16550">
                            <w:pPr>
                              <w:rPr>
                                <w:color w:val="FF0000"/>
                                <w:sz w:val="32"/>
                                <w:szCs w:val="32"/>
                              </w:rPr>
                            </w:pPr>
                            <w:r>
                              <w:rPr>
                                <w:color w:val="FF0000"/>
                                <w:sz w:val="32"/>
                                <w:szCs w:val="32"/>
                              </w:rPr>
                              <w:t>88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D9EBD" id="Text Box 138" o:spid="_x0000_s1065" type="#_x0000_t202" style="position:absolute;left:0;text-align:left;margin-left:644.4pt;margin-top:115.2pt;width:36pt;height:23.65pt;z-index:25165830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" filled="f" stroked="f" strokeweight=".5pt">
                <v:textbox>
                  <w:txbxContent>
                    <w:p w14:paraId="08B3DF62" w14:textId="5EF6E2CA" w:rsidR="00F16550" w:rsidRPr="00134382" w:rsidRDefault="00F16550" w:rsidP="00F16550">
                      <w:pPr>
                        <w:rPr>
                          <w:color w:val="FF0000"/>
                          <w:sz w:val="32"/>
                          <w:szCs w:val="32"/>
                        </w:rPr>
                      </w:pPr>
                      <w:r>
                        <w:rPr>
                          <w:color w:val="FF0000"/>
                          <w:sz w:val="32"/>
                          <w:szCs w:val="32"/>
                        </w:rPr>
                        <w:t>88</w:t>
                      </w:r>
                    </w:p>
                  </w:txbxContent>
                </v:textbox>
                <w10:wrap anchorx="margin"/>
              </v:shape>
            </w:pict>
          </mc:Fallback>
        </mc:AlternateContent>
      </w:r>
      <w:r w:rsidR="005778FD">
        <w:rPr>
          <w:noProof/>
        </w:rPr>
        <mc:AlternateContent>
          <mc:Choice Requires="wps">
            <w:drawing>
              <wp:anchor distT="0" distB="0" distL="114300" distR="114300" simplePos="0" relativeHeight="251658305" behindDoc="0" locked="0" layoutInCell="1" allowOverlap="1" wp14:anchorId="5D816BCF" wp14:editId="54D1BC2A">
                <wp:simplePos x="0" y="0"/>
                <wp:positionH relativeFrom="margin">
                  <wp:posOffset>8178800</wp:posOffset>
                </wp:positionH>
                <wp:positionV relativeFrom="paragraph">
                  <wp:posOffset>1304925</wp:posOffset>
                </wp:positionV>
                <wp:extent cx="457200" cy="300251"/>
                <wp:effectExtent l="0" t="0" r="0" b="5080"/>
                <wp:wrapNone/>
                <wp:docPr id="137" name="Text Box 137"/>
                <wp:cNvGraphicFramePr/>
                <a:graphic xmlns:a="http://schemas.openxmlformats.org/drawingml/2006/main">
                  <a:graphicData uri="http://schemas.microsoft.com/office/word/2010/wordprocessingShape">
                    <wps:wsp>
                      <wps:cNvSpPr txBox="1"/>
                      <wps:spPr>
                        <a:xfrm>
                          <a:off x="0" y="0"/>
                          <a:ext cx="457200" cy="300251"/>
                        </a:xfrm>
                        <a:prstGeom prst="rect">
                          <a:avLst/>
                        </a:prstGeom>
                        <a:noFill/>
                        <a:ln w="6350">
                          <a:noFill/>
                        </a:ln>
                      </wps:spPr>
                      <wps:txbx>
                        <w:txbxContent>
                          <w:p w14:paraId="518C39B0" w14:textId="336E7181" w:rsidR="00F16550" w:rsidRPr="00134382" w:rsidRDefault="00F16550" w:rsidP="00F16550">
                            <w:pPr>
                              <w:rPr>
                                <w:color w:val="FF0000"/>
                                <w:sz w:val="32"/>
                                <w:szCs w:val="32"/>
                              </w:rPr>
                            </w:pPr>
                            <w:r>
                              <w:rPr>
                                <w:color w:val="FF0000"/>
                                <w:sz w:val="32"/>
                                <w:szCs w:val="32"/>
                              </w:rPr>
                              <w:t>86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16BCF" id="Text Box 137" o:spid="_x0000_s1066" type="#_x0000_t202" style="position:absolute;left:0;text-align:left;margin-left:644pt;margin-top:102.75pt;width:36pt;height:23.65pt;z-index:25165830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" filled="f" stroked="f" strokeweight=".5pt">
                <v:textbox>
                  <w:txbxContent>
                    <w:p w14:paraId="518C39B0" w14:textId="336E7181" w:rsidR="00F16550" w:rsidRPr="00134382" w:rsidRDefault="00F16550" w:rsidP="00F16550">
                      <w:pPr>
                        <w:rPr>
                          <w:color w:val="FF0000"/>
                          <w:sz w:val="32"/>
                          <w:szCs w:val="32"/>
                        </w:rPr>
                      </w:pPr>
                      <w:r>
                        <w:rPr>
                          <w:color w:val="FF0000"/>
                          <w:sz w:val="32"/>
                          <w:szCs w:val="32"/>
                        </w:rPr>
                        <w:t>86</w:t>
                      </w:r>
                    </w:p>
                  </w:txbxContent>
                </v:textbox>
                <w10:wrap anchorx="margin"/>
              </v:shape>
            </w:pict>
          </mc:Fallback>
        </mc:AlternateContent>
      </w:r>
      <w:r w:rsidR="005778FD">
        <w:rPr>
          <w:noProof/>
        </w:rPr>
        <mc:AlternateContent>
          <mc:Choice Requires="wps">
            <w:drawing>
              <wp:anchor distT="0" distB="0" distL="114300" distR="114300" simplePos="0" relativeHeight="251658304" behindDoc="0" locked="0" layoutInCell="1" allowOverlap="1" wp14:anchorId="5E450826" wp14:editId="5E425514">
                <wp:simplePos x="0" y="0"/>
                <wp:positionH relativeFrom="margin">
                  <wp:posOffset>8158480</wp:posOffset>
                </wp:positionH>
                <wp:positionV relativeFrom="paragraph">
                  <wp:posOffset>1130935</wp:posOffset>
                </wp:positionV>
                <wp:extent cx="457200" cy="300251"/>
                <wp:effectExtent l="0" t="0" r="0" b="5080"/>
                <wp:wrapNone/>
                <wp:docPr id="136" name="Text Box 136"/>
                <wp:cNvGraphicFramePr/>
                <a:graphic xmlns:a="http://schemas.openxmlformats.org/drawingml/2006/main">
                  <a:graphicData uri="http://schemas.microsoft.com/office/word/2010/wordprocessingShape">
                    <wps:wsp>
                      <wps:cNvSpPr txBox="1"/>
                      <wps:spPr>
                        <a:xfrm>
                          <a:off x="0" y="0"/>
                          <a:ext cx="457200" cy="300251"/>
                        </a:xfrm>
                        <a:prstGeom prst="rect">
                          <a:avLst/>
                        </a:prstGeom>
                        <a:noFill/>
                        <a:ln w="6350">
                          <a:noFill/>
                        </a:ln>
                      </wps:spPr>
                      <wps:txbx>
                        <w:txbxContent>
                          <w:p w14:paraId="333EFD71" w14:textId="600BDC67" w:rsidR="00F16550" w:rsidRPr="00134382" w:rsidRDefault="00F16550" w:rsidP="00F16550">
                            <w:pPr>
                              <w:rPr>
                                <w:color w:val="FF0000"/>
                                <w:sz w:val="32"/>
                                <w:szCs w:val="32"/>
                              </w:rPr>
                            </w:pPr>
                            <w:r>
                              <w:rPr>
                                <w:color w:val="FF0000"/>
                                <w:sz w:val="32"/>
                                <w:szCs w:val="32"/>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50826" id="Text Box 136" o:spid="_x0000_s1067" type="#_x0000_t202" style="position:absolute;left:0;text-align:left;margin-left:642.4pt;margin-top:89.05pt;width:36pt;height:23.65pt;z-index:25165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" filled="f" stroked="f" strokeweight=".5pt">
                <v:textbox>
                  <w:txbxContent>
                    <w:p w14:paraId="333EFD71" w14:textId="600BDC67" w:rsidR="00F16550" w:rsidRPr="00134382" w:rsidRDefault="00F16550" w:rsidP="00F16550">
                      <w:pPr>
                        <w:rPr>
                          <w:color w:val="FF0000"/>
                          <w:sz w:val="32"/>
                          <w:szCs w:val="32"/>
                        </w:rPr>
                      </w:pPr>
                      <w:r>
                        <w:rPr>
                          <w:color w:val="FF0000"/>
                          <w:sz w:val="32"/>
                          <w:szCs w:val="32"/>
                        </w:rPr>
                        <w:t>22</w:t>
                      </w:r>
                    </w:p>
                  </w:txbxContent>
                </v:textbox>
                <w10:wrap anchorx="margin"/>
              </v:shape>
            </w:pict>
          </mc:Fallback>
        </mc:AlternateContent>
      </w:r>
      <w:r w:rsidR="005778FD">
        <w:rPr>
          <w:noProof/>
        </w:rPr>
        <mc:AlternateContent>
          <mc:Choice Requires="wps">
            <w:drawing>
              <wp:anchor distT="0" distB="0" distL="114300" distR="114300" simplePos="0" relativeHeight="251658303" behindDoc="0" locked="0" layoutInCell="1" allowOverlap="1" wp14:anchorId="6BCB08BD" wp14:editId="51E28500">
                <wp:simplePos x="0" y="0"/>
                <wp:positionH relativeFrom="margin">
                  <wp:posOffset>8186420</wp:posOffset>
                </wp:positionH>
                <wp:positionV relativeFrom="paragraph">
                  <wp:posOffset>969010</wp:posOffset>
                </wp:positionV>
                <wp:extent cx="375313" cy="300251"/>
                <wp:effectExtent l="0" t="0" r="0" b="5080"/>
                <wp:wrapNone/>
                <wp:docPr id="135" name="Text Box 135"/>
                <wp:cNvGraphicFramePr/>
                <a:graphic xmlns:a="http://schemas.openxmlformats.org/drawingml/2006/main">
                  <a:graphicData uri="http://schemas.microsoft.com/office/word/2010/wordprocessingShape">
                    <wps:wsp>
                      <wps:cNvSpPr txBox="1"/>
                      <wps:spPr>
                        <a:xfrm>
                          <a:off x="0" y="0"/>
                          <a:ext cx="375313" cy="300251"/>
                        </a:xfrm>
                        <a:prstGeom prst="rect">
                          <a:avLst/>
                        </a:prstGeom>
                        <a:noFill/>
                        <a:ln w="6350">
                          <a:noFill/>
                        </a:ln>
                      </wps:spPr>
                      <wps:txbx>
                        <w:txbxContent>
                          <w:p w14:paraId="61840393" w14:textId="77777777" w:rsidR="00F16550" w:rsidRPr="00134382" w:rsidRDefault="00F16550" w:rsidP="00F16550">
                            <w:pPr>
                              <w:rPr>
                                <w:color w:val="FF0000"/>
                                <w:sz w:val="32"/>
                                <w:szCs w:val="32"/>
                              </w:rPr>
                            </w:pPr>
                            <w:r w:rsidRPr="00134382">
                              <w:rPr>
                                <w:color w:val="FF0000"/>
                                <w:sz w:val="32"/>
                                <w:szCs w:val="3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B08BD" id="Text Box 135" o:spid="_x0000_s1068" type="#_x0000_t202" style="position:absolute;left:0;text-align:left;margin-left:644.6pt;margin-top:76.3pt;width:29.55pt;height:23.65pt;z-index:2516583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" filled="f" stroked="f" strokeweight=".5pt">
                <v:textbox>
                  <w:txbxContent>
                    <w:p w14:paraId="61840393" w14:textId="77777777" w:rsidR="00F16550" w:rsidRPr="00134382" w:rsidRDefault="00F16550" w:rsidP="00F16550">
                      <w:pPr>
                        <w:rPr>
                          <w:color w:val="FF0000"/>
                          <w:sz w:val="32"/>
                          <w:szCs w:val="32"/>
                        </w:rPr>
                      </w:pPr>
                      <w:r w:rsidRPr="00134382">
                        <w:rPr>
                          <w:color w:val="FF0000"/>
                          <w:sz w:val="32"/>
                          <w:szCs w:val="32"/>
                        </w:rPr>
                        <w:t>4</w:t>
                      </w:r>
                    </w:p>
                  </w:txbxContent>
                </v:textbox>
                <w10:wrap anchorx="margin"/>
              </v:shape>
            </w:pict>
          </mc:Fallback>
        </mc:AlternateContent>
      </w:r>
      <w:r w:rsidR="005778FD">
        <w:rPr>
          <w:noProof/>
        </w:rPr>
        <mc:AlternateContent>
          <mc:Choice Requires="wps">
            <w:drawing>
              <wp:anchor distT="0" distB="0" distL="114300" distR="114300" simplePos="0" relativeHeight="251658302" behindDoc="0" locked="0" layoutInCell="1" allowOverlap="1" wp14:anchorId="224EE5EE" wp14:editId="2139856D">
                <wp:simplePos x="0" y="0"/>
                <wp:positionH relativeFrom="margin">
                  <wp:posOffset>8187055</wp:posOffset>
                </wp:positionH>
                <wp:positionV relativeFrom="paragraph">
                  <wp:posOffset>805815</wp:posOffset>
                </wp:positionV>
                <wp:extent cx="375313" cy="300251"/>
                <wp:effectExtent l="0" t="0" r="0" b="5080"/>
                <wp:wrapNone/>
                <wp:docPr id="134" name="Text Box 134"/>
                <wp:cNvGraphicFramePr/>
                <a:graphic xmlns:a="http://schemas.openxmlformats.org/drawingml/2006/main">
                  <a:graphicData uri="http://schemas.microsoft.com/office/word/2010/wordprocessingShape">
                    <wps:wsp>
                      <wps:cNvSpPr txBox="1"/>
                      <wps:spPr>
                        <a:xfrm>
                          <a:off x="0" y="0"/>
                          <a:ext cx="375313" cy="300251"/>
                        </a:xfrm>
                        <a:prstGeom prst="rect">
                          <a:avLst/>
                        </a:prstGeom>
                        <a:noFill/>
                        <a:ln w="6350">
                          <a:noFill/>
                        </a:ln>
                      </wps:spPr>
                      <wps:txbx>
                        <w:txbxContent>
                          <w:p w14:paraId="0BCBA4C2" w14:textId="77777777" w:rsidR="00F16550" w:rsidRPr="00134382" w:rsidRDefault="00F16550" w:rsidP="00F16550">
                            <w:pPr>
                              <w:rPr>
                                <w:color w:val="FF0000"/>
                                <w:sz w:val="32"/>
                                <w:szCs w:val="32"/>
                              </w:rPr>
                            </w:pPr>
                            <w:r w:rsidRPr="00134382">
                              <w:rPr>
                                <w:color w:val="FF0000"/>
                                <w:sz w:val="32"/>
                                <w:szCs w:val="3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EE5EE" id="Text Box 134" o:spid="_x0000_s1069" type="#_x0000_t202" style="position:absolute;left:0;text-align:left;margin-left:644.65pt;margin-top:63.45pt;width:29.55pt;height:23.65pt;z-index:25165830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" filled="f" stroked="f" strokeweight=".5pt">
                <v:textbox>
                  <w:txbxContent>
                    <w:p w14:paraId="0BCBA4C2" w14:textId="77777777" w:rsidR="00F16550" w:rsidRPr="00134382" w:rsidRDefault="00F16550" w:rsidP="00F16550">
                      <w:pPr>
                        <w:rPr>
                          <w:color w:val="FF0000"/>
                          <w:sz w:val="32"/>
                          <w:szCs w:val="32"/>
                        </w:rPr>
                      </w:pPr>
                      <w:r w:rsidRPr="00134382">
                        <w:rPr>
                          <w:color w:val="FF0000"/>
                          <w:sz w:val="32"/>
                          <w:szCs w:val="32"/>
                        </w:rPr>
                        <w:t>4</w:t>
                      </w:r>
                    </w:p>
                  </w:txbxContent>
                </v:textbox>
                <w10:wrap anchorx="margin"/>
              </v:shape>
            </w:pict>
          </mc:Fallback>
        </mc:AlternateContent>
      </w:r>
      <w:r w:rsidR="005778FD">
        <w:rPr>
          <w:noProof/>
        </w:rPr>
        <mc:AlternateContent>
          <mc:Choice Requires="wps">
            <w:drawing>
              <wp:anchor distT="0" distB="0" distL="114300" distR="114300" simplePos="0" relativeHeight="251658325" behindDoc="0" locked="0" layoutInCell="1" allowOverlap="1" wp14:anchorId="1B186A4F" wp14:editId="4B6CBD71">
                <wp:simplePos x="0" y="0"/>
                <wp:positionH relativeFrom="margin">
                  <wp:posOffset>6753860</wp:posOffset>
                </wp:positionH>
                <wp:positionV relativeFrom="paragraph">
                  <wp:posOffset>967740</wp:posOffset>
                </wp:positionV>
                <wp:extent cx="542925" cy="300251"/>
                <wp:effectExtent l="0" t="0" r="0" b="5080"/>
                <wp:wrapNone/>
                <wp:docPr id="157" name="Text Box 157"/>
                <wp:cNvGraphicFramePr/>
                <a:graphic xmlns:a="http://schemas.openxmlformats.org/drawingml/2006/main">
                  <a:graphicData uri="http://schemas.microsoft.com/office/word/2010/wordprocessingShape">
                    <wps:wsp>
                      <wps:cNvSpPr txBox="1"/>
                      <wps:spPr>
                        <a:xfrm>
                          <a:off x="0" y="0"/>
                          <a:ext cx="542925" cy="300251"/>
                        </a:xfrm>
                        <a:prstGeom prst="rect">
                          <a:avLst/>
                        </a:prstGeom>
                        <a:noFill/>
                        <a:ln w="6350">
                          <a:noFill/>
                        </a:ln>
                      </wps:spPr>
                      <wps:txbx>
                        <w:txbxContent>
                          <w:p w14:paraId="75F73EEC" w14:textId="77777777" w:rsidR="00F16550" w:rsidRPr="00134382" w:rsidRDefault="00F16550" w:rsidP="00F16550">
                            <w:pPr>
                              <w:rPr>
                                <w:color w:val="FF0000"/>
                                <w:sz w:val="32"/>
                                <w:szCs w:val="32"/>
                              </w:rPr>
                            </w:pPr>
                            <w:r>
                              <w:rPr>
                                <w:color w:val="FF0000"/>
                                <w:sz w:val="32"/>
                                <w:szCs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86A4F" id="Text Box 157" o:spid="_x0000_s1070" type="#_x0000_t202" style="position:absolute;left:0;text-align:left;margin-left:531.8pt;margin-top:76.2pt;width:42.75pt;height:23.65pt;z-index:25165832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" filled="f" stroked="f" strokeweight=".5pt">
                <v:textbox>
                  <w:txbxContent>
                    <w:p w14:paraId="75F73EEC" w14:textId="77777777" w:rsidR="00F16550" w:rsidRPr="00134382" w:rsidRDefault="00F16550" w:rsidP="00F16550">
                      <w:pPr>
                        <w:rPr>
                          <w:color w:val="FF0000"/>
                          <w:sz w:val="32"/>
                          <w:szCs w:val="32"/>
                        </w:rPr>
                      </w:pPr>
                      <w:r>
                        <w:rPr>
                          <w:color w:val="FF0000"/>
                          <w:sz w:val="32"/>
                          <w:szCs w:val="32"/>
                        </w:rPr>
                        <w:t>3</w:t>
                      </w:r>
                    </w:p>
                  </w:txbxContent>
                </v:textbox>
                <w10:wrap anchorx="margin"/>
              </v:shape>
            </w:pict>
          </mc:Fallback>
        </mc:AlternateContent>
      </w:r>
      <w:r w:rsidR="005778FD">
        <w:rPr>
          <w:noProof/>
        </w:rPr>
        <mc:AlternateContent>
          <mc:Choice Requires="wps">
            <w:drawing>
              <wp:anchor distT="0" distB="0" distL="114300" distR="114300" simplePos="0" relativeHeight="251658324" behindDoc="0" locked="0" layoutInCell="1" allowOverlap="1" wp14:anchorId="2BEA72C9" wp14:editId="39C52789">
                <wp:simplePos x="0" y="0"/>
                <wp:positionH relativeFrom="margin">
                  <wp:posOffset>6749415</wp:posOffset>
                </wp:positionH>
                <wp:positionV relativeFrom="paragraph">
                  <wp:posOffset>798830</wp:posOffset>
                </wp:positionV>
                <wp:extent cx="542925" cy="300251"/>
                <wp:effectExtent l="0" t="0" r="0" b="5080"/>
                <wp:wrapNone/>
                <wp:docPr id="156" name="Text Box 156"/>
                <wp:cNvGraphicFramePr/>
                <a:graphic xmlns:a="http://schemas.openxmlformats.org/drawingml/2006/main">
                  <a:graphicData uri="http://schemas.microsoft.com/office/word/2010/wordprocessingShape">
                    <wps:wsp>
                      <wps:cNvSpPr txBox="1"/>
                      <wps:spPr>
                        <a:xfrm>
                          <a:off x="0" y="0"/>
                          <a:ext cx="542925" cy="300251"/>
                        </a:xfrm>
                        <a:prstGeom prst="rect">
                          <a:avLst/>
                        </a:prstGeom>
                        <a:noFill/>
                        <a:ln w="6350">
                          <a:noFill/>
                        </a:ln>
                      </wps:spPr>
                      <wps:txbx>
                        <w:txbxContent>
                          <w:p w14:paraId="51620B5B" w14:textId="4D0B77EB" w:rsidR="00F16550" w:rsidRPr="00134382" w:rsidRDefault="00F16550" w:rsidP="00F16550">
                            <w:pPr>
                              <w:rPr>
                                <w:color w:val="FF0000"/>
                                <w:sz w:val="32"/>
                                <w:szCs w:val="32"/>
                              </w:rPr>
                            </w:pPr>
                            <w:r>
                              <w:rPr>
                                <w:color w:val="FF0000"/>
                                <w:sz w:val="32"/>
                                <w:szCs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A72C9" id="Text Box 156" o:spid="_x0000_s1071" type="#_x0000_t202" style="position:absolute;left:0;text-align:left;margin-left:531.45pt;margin-top:62.9pt;width:42.75pt;height:23.65pt;z-index:2516583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" filled="f" stroked="f" strokeweight=".5pt">
                <v:textbox>
                  <w:txbxContent>
                    <w:p w14:paraId="51620B5B" w14:textId="4D0B77EB" w:rsidR="00F16550" w:rsidRPr="00134382" w:rsidRDefault="00F16550" w:rsidP="00F16550">
                      <w:pPr>
                        <w:rPr>
                          <w:color w:val="FF0000"/>
                          <w:sz w:val="32"/>
                          <w:szCs w:val="32"/>
                        </w:rPr>
                      </w:pPr>
                      <w:r>
                        <w:rPr>
                          <w:color w:val="FF0000"/>
                          <w:sz w:val="32"/>
                          <w:szCs w:val="32"/>
                        </w:rPr>
                        <w:t>3</w:t>
                      </w:r>
                    </w:p>
                  </w:txbxContent>
                </v:textbox>
                <w10:wrap anchorx="margin"/>
              </v:shape>
            </w:pict>
          </mc:Fallback>
        </mc:AlternateContent>
      </w:r>
      <w:r w:rsidR="005778FD">
        <w:rPr>
          <w:noProof/>
        </w:rPr>
        <mc:AlternateContent>
          <mc:Choice Requires="wps">
            <w:drawing>
              <wp:anchor distT="0" distB="0" distL="114300" distR="114300" simplePos="0" relativeHeight="251658309" behindDoc="0" locked="0" layoutInCell="1" allowOverlap="1" wp14:anchorId="14B866C7" wp14:editId="261628A8">
                <wp:simplePos x="0" y="0"/>
                <wp:positionH relativeFrom="margin">
                  <wp:posOffset>6821170</wp:posOffset>
                </wp:positionH>
                <wp:positionV relativeFrom="paragraph">
                  <wp:posOffset>2135505</wp:posOffset>
                </wp:positionV>
                <wp:extent cx="542925" cy="300251"/>
                <wp:effectExtent l="0" t="0" r="0" b="5080"/>
                <wp:wrapNone/>
                <wp:docPr id="141" name="Text Box 141"/>
                <wp:cNvGraphicFramePr/>
                <a:graphic xmlns:a="http://schemas.openxmlformats.org/drawingml/2006/main">
                  <a:graphicData uri="http://schemas.microsoft.com/office/word/2010/wordprocessingShape">
                    <wps:wsp>
                      <wps:cNvSpPr txBox="1"/>
                      <wps:spPr>
                        <a:xfrm>
                          <a:off x="0" y="0"/>
                          <a:ext cx="542925" cy="300251"/>
                        </a:xfrm>
                        <a:prstGeom prst="rect">
                          <a:avLst/>
                        </a:prstGeom>
                        <a:noFill/>
                        <a:ln w="6350">
                          <a:noFill/>
                        </a:ln>
                      </wps:spPr>
                      <wps:txbx>
                        <w:txbxContent>
                          <w:p w14:paraId="7B3677FF" w14:textId="7993163E" w:rsidR="00F16550" w:rsidRPr="00134382" w:rsidRDefault="00F16550" w:rsidP="00F16550">
                            <w:pPr>
                              <w:rPr>
                                <w:color w:val="FF0000"/>
                                <w:sz w:val="32"/>
                                <w:szCs w:val="32"/>
                              </w:rPr>
                            </w:pPr>
                            <w:r>
                              <w:rPr>
                                <w:color w:val="FF0000"/>
                                <w:sz w:val="32"/>
                                <w:szCs w:val="32"/>
                              </w:rPr>
                              <w:t>362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866C7" id="Text Box 141" o:spid="_x0000_s1072" type="#_x0000_t202" style="position:absolute;left:0;text-align:left;margin-left:537.1pt;margin-top:168.15pt;width:42.75pt;height:23.65pt;z-index:25165830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" filled="f" stroked="f" strokeweight=".5pt">
                <v:textbox>
                  <w:txbxContent>
                    <w:p w14:paraId="7B3677FF" w14:textId="7993163E" w:rsidR="00F16550" w:rsidRPr="00134382" w:rsidRDefault="00F16550" w:rsidP="00F16550">
                      <w:pPr>
                        <w:rPr>
                          <w:color w:val="FF0000"/>
                          <w:sz w:val="32"/>
                          <w:szCs w:val="32"/>
                        </w:rPr>
                      </w:pPr>
                      <w:r>
                        <w:rPr>
                          <w:color w:val="FF0000"/>
                          <w:sz w:val="32"/>
                          <w:szCs w:val="32"/>
                        </w:rPr>
                        <w:t>362</w:t>
                      </w:r>
                    </w:p>
                  </w:txbxContent>
                </v:textbox>
                <w10:wrap anchorx="margin"/>
              </v:shape>
            </w:pict>
          </mc:Fallback>
        </mc:AlternateContent>
      </w:r>
      <w:r w:rsidR="005778FD">
        <w:rPr>
          <w:noProof/>
        </w:rPr>
        <mc:AlternateContent>
          <mc:Choice Requires="wps">
            <w:drawing>
              <wp:anchor distT="0" distB="0" distL="114300" distR="114300" simplePos="0" relativeHeight="251658329" behindDoc="0" locked="0" layoutInCell="1" allowOverlap="1" wp14:anchorId="3446BF44" wp14:editId="3B18E869">
                <wp:simplePos x="0" y="0"/>
                <wp:positionH relativeFrom="margin">
                  <wp:posOffset>6709410</wp:posOffset>
                </wp:positionH>
                <wp:positionV relativeFrom="paragraph">
                  <wp:posOffset>1631950</wp:posOffset>
                </wp:positionV>
                <wp:extent cx="542925" cy="300251"/>
                <wp:effectExtent l="0" t="0" r="0" b="5080"/>
                <wp:wrapNone/>
                <wp:docPr id="161" name="Text Box 161"/>
                <wp:cNvGraphicFramePr/>
                <a:graphic xmlns:a="http://schemas.openxmlformats.org/drawingml/2006/main">
                  <a:graphicData uri="http://schemas.microsoft.com/office/word/2010/wordprocessingShape">
                    <wps:wsp>
                      <wps:cNvSpPr txBox="1"/>
                      <wps:spPr>
                        <a:xfrm>
                          <a:off x="0" y="0"/>
                          <a:ext cx="542925" cy="300251"/>
                        </a:xfrm>
                        <a:prstGeom prst="rect">
                          <a:avLst/>
                        </a:prstGeom>
                        <a:noFill/>
                        <a:ln w="6350">
                          <a:noFill/>
                        </a:ln>
                      </wps:spPr>
                      <wps:txbx>
                        <w:txbxContent>
                          <w:p w14:paraId="2470C1FB" w14:textId="170369AB" w:rsidR="00F16550" w:rsidRPr="00134382" w:rsidRDefault="00F16550" w:rsidP="00F16550">
                            <w:pPr>
                              <w:rPr>
                                <w:color w:val="FF0000"/>
                                <w:sz w:val="32"/>
                                <w:szCs w:val="32"/>
                              </w:rPr>
                            </w:pPr>
                            <w:r>
                              <w:rPr>
                                <w:color w:val="FF0000"/>
                                <w:sz w:val="32"/>
                                <w:szCs w:val="32"/>
                              </w:rPr>
                              <w:t>63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6BF44" id="Text Box 161" o:spid="_x0000_s1073" type="#_x0000_t202" style="position:absolute;left:0;text-align:left;margin-left:528.3pt;margin-top:128.5pt;width:42.75pt;height:23.65pt;z-index:25165832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" filled="f" stroked="f" strokeweight=".5pt">
                <v:textbox>
                  <w:txbxContent>
                    <w:p w14:paraId="2470C1FB" w14:textId="170369AB" w:rsidR="00F16550" w:rsidRPr="00134382" w:rsidRDefault="00F16550" w:rsidP="00F16550">
                      <w:pPr>
                        <w:rPr>
                          <w:color w:val="FF0000"/>
                          <w:sz w:val="32"/>
                          <w:szCs w:val="32"/>
                        </w:rPr>
                      </w:pPr>
                      <w:r>
                        <w:rPr>
                          <w:color w:val="FF0000"/>
                          <w:sz w:val="32"/>
                          <w:szCs w:val="32"/>
                        </w:rPr>
                        <w:t>63</w:t>
                      </w:r>
                    </w:p>
                  </w:txbxContent>
                </v:textbox>
                <w10:wrap anchorx="margin"/>
              </v:shape>
            </w:pict>
          </mc:Fallback>
        </mc:AlternateContent>
      </w:r>
      <w:r w:rsidR="005778FD">
        <w:rPr>
          <w:noProof/>
        </w:rPr>
        <mc:AlternateContent>
          <mc:Choice Requires="wps">
            <w:drawing>
              <wp:anchor distT="0" distB="0" distL="114300" distR="114300" simplePos="0" relativeHeight="251658327" behindDoc="0" locked="0" layoutInCell="1" allowOverlap="1" wp14:anchorId="1EAFF4E2" wp14:editId="4D362DCE">
                <wp:simplePos x="0" y="0"/>
                <wp:positionH relativeFrom="margin">
                  <wp:posOffset>6720205</wp:posOffset>
                </wp:positionH>
                <wp:positionV relativeFrom="paragraph">
                  <wp:posOffset>1299845</wp:posOffset>
                </wp:positionV>
                <wp:extent cx="542925" cy="300251"/>
                <wp:effectExtent l="0" t="0" r="0" b="5080"/>
                <wp:wrapNone/>
                <wp:docPr id="159" name="Text Box 159"/>
                <wp:cNvGraphicFramePr/>
                <a:graphic xmlns:a="http://schemas.openxmlformats.org/drawingml/2006/main">
                  <a:graphicData uri="http://schemas.microsoft.com/office/word/2010/wordprocessingShape">
                    <wps:wsp>
                      <wps:cNvSpPr txBox="1"/>
                      <wps:spPr>
                        <a:xfrm>
                          <a:off x="0" y="0"/>
                          <a:ext cx="542925" cy="300251"/>
                        </a:xfrm>
                        <a:prstGeom prst="rect">
                          <a:avLst/>
                        </a:prstGeom>
                        <a:noFill/>
                        <a:ln w="6350">
                          <a:noFill/>
                        </a:ln>
                      </wps:spPr>
                      <wps:txbx>
                        <w:txbxContent>
                          <w:p w14:paraId="0C97FCD1" w14:textId="08D06D6D" w:rsidR="00F16550" w:rsidRPr="00134382" w:rsidRDefault="00F16550" w:rsidP="00F16550">
                            <w:pPr>
                              <w:rPr>
                                <w:color w:val="FF0000"/>
                                <w:sz w:val="32"/>
                                <w:szCs w:val="32"/>
                              </w:rPr>
                            </w:pPr>
                            <w:r>
                              <w:rPr>
                                <w:color w:val="FF0000"/>
                                <w:sz w:val="32"/>
                                <w:szCs w:val="32"/>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FF4E2" id="Text Box 159" o:spid="_x0000_s1074" type="#_x0000_t202" style="position:absolute;left:0;text-align:left;margin-left:529.15pt;margin-top:102.35pt;width:42.75pt;height:23.65pt;z-index:25165832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" filled="f" stroked="f" strokeweight=".5pt">
                <v:textbox>
                  <w:txbxContent>
                    <w:p w14:paraId="0C97FCD1" w14:textId="08D06D6D" w:rsidR="00F16550" w:rsidRPr="00134382" w:rsidRDefault="00F16550" w:rsidP="00F16550">
                      <w:pPr>
                        <w:rPr>
                          <w:color w:val="FF0000"/>
                          <w:sz w:val="32"/>
                          <w:szCs w:val="32"/>
                        </w:rPr>
                      </w:pPr>
                      <w:r>
                        <w:rPr>
                          <w:color w:val="FF0000"/>
                          <w:sz w:val="32"/>
                          <w:szCs w:val="32"/>
                        </w:rPr>
                        <w:t>21</w:t>
                      </w:r>
                    </w:p>
                  </w:txbxContent>
                </v:textbox>
                <w10:wrap anchorx="margin"/>
              </v:shape>
            </w:pict>
          </mc:Fallback>
        </mc:AlternateContent>
      </w:r>
      <w:r w:rsidR="005778FD">
        <w:rPr>
          <w:noProof/>
        </w:rPr>
        <mc:AlternateContent>
          <mc:Choice Requires="wps">
            <w:drawing>
              <wp:anchor distT="0" distB="0" distL="114300" distR="114300" simplePos="0" relativeHeight="251658328" behindDoc="0" locked="0" layoutInCell="1" allowOverlap="1" wp14:anchorId="3635BBAF" wp14:editId="7FBBEBB9">
                <wp:simplePos x="0" y="0"/>
                <wp:positionH relativeFrom="margin">
                  <wp:posOffset>6715760</wp:posOffset>
                </wp:positionH>
                <wp:positionV relativeFrom="paragraph">
                  <wp:posOffset>1468120</wp:posOffset>
                </wp:positionV>
                <wp:extent cx="542925" cy="300251"/>
                <wp:effectExtent l="0" t="0" r="0" b="5080"/>
                <wp:wrapNone/>
                <wp:docPr id="160" name="Text Box 160"/>
                <wp:cNvGraphicFramePr/>
                <a:graphic xmlns:a="http://schemas.openxmlformats.org/drawingml/2006/main">
                  <a:graphicData uri="http://schemas.microsoft.com/office/word/2010/wordprocessingShape">
                    <wps:wsp>
                      <wps:cNvSpPr txBox="1"/>
                      <wps:spPr>
                        <a:xfrm>
                          <a:off x="0" y="0"/>
                          <a:ext cx="542925" cy="300251"/>
                        </a:xfrm>
                        <a:prstGeom prst="rect">
                          <a:avLst/>
                        </a:prstGeom>
                        <a:noFill/>
                        <a:ln w="6350">
                          <a:noFill/>
                        </a:ln>
                      </wps:spPr>
                      <wps:txbx>
                        <w:txbxContent>
                          <w:p w14:paraId="7E7C21D5" w14:textId="009A793E" w:rsidR="00F16550" w:rsidRPr="00134382" w:rsidRDefault="00F16550" w:rsidP="00F16550">
                            <w:pPr>
                              <w:rPr>
                                <w:color w:val="FF0000"/>
                                <w:sz w:val="32"/>
                                <w:szCs w:val="32"/>
                              </w:rPr>
                            </w:pPr>
                            <w:r>
                              <w:rPr>
                                <w:color w:val="FF0000"/>
                                <w:sz w:val="32"/>
                                <w:szCs w:val="32"/>
                              </w:rPr>
                              <w:t>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5BBAF" id="Text Box 160" o:spid="_x0000_s1075" type="#_x0000_t202" style="position:absolute;left:0;text-align:left;margin-left:528.8pt;margin-top:115.6pt;width:42.75pt;height:23.65pt;z-index:251658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" filled="f" stroked="f" strokeweight=".5pt">
                <v:textbox>
                  <w:txbxContent>
                    <w:p w14:paraId="7E7C21D5" w14:textId="009A793E" w:rsidR="00F16550" w:rsidRPr="00134382" w:rsidRDefault="00F16550" w:rsidP="00F16550">
                      <w:pPr>
                        <w:rPr>
                          <w:color w:val="FF0000"/>
                          <w:sz w:val="32"/>
                          <w:szCs w:val="32"/>
                        </w:rPr>
                      </w:pPr>
                      <w:r>
                        <w:rPr>
                          <w:color w:val="FF0000"/>
                          <w:sz w:val="32"/>
                          <w:szCs w:val="32"/>
                        </w:rPr>
                        <w:t>39</w:t>
                      </w:r>
                    </w:p>
                  </w:txbxContent>
                </v:textbox>
                <w10:wrap anchorx="margin"/>
              </v:shape>
            </w:pict>
          </mc:Fallback>
        </mc:AlternateContent>
      </w:r>
      <w:r w:rsidR="005778FD">
        <w:rPr>
          <w:noProof/>
        </w:rPr>
        <mc:AlternateContent>
          <mc:Choice Requires="wps">
            <w:drawing>
              <wp:anchor distT="0" distB="0" distL="114300" distR="114300" simplePos="0" relativeHeight="251658326" behindDoc="0" locked="0" layoutInCell="1" allowOverlap="1" wp14:anchorId="51824774" wp14:editId="15E0A671">
                <wp:simplePos x="0" y="0"/>
                <wp:positionH relativeFrom="margin">
                  <wp:posOffset>6710680</wp:posOffset>
                </wp:positionH>
                <wp:positionV relativeFrom="paragraph">
                  <wp:posOffset>1136650</wp:posOffset>
                </wp:positionV>
                <wp:extent cx="542925" cy="300251"/>
                <wp:effectExtent l="0" t="0" r="0" b="5080"/>
                <wp:wrapNone/>
                <wp:docPr id="158" name="Text Box 158"/>
                <wp:cNvGraphicFramePr/>
                <a:graphic xmlns:a="http://schemas.openxmlformats.org/drawingml/2006/main">
                  <a:graphicData uri="http://schemas.microsoft.com/office/word/2010/wordprocessingShape">
                    <wps:wsp>
                      <wps:cNvSpPr txBox="1"/>
                      <wps:spPr>
                        <a:xfrm>
                          <a:off x="0" y="0"/>
                          <a:ext cx="542925" cy="300251"/>
                        </a:xfrm>
                        <a:prstGeom prst="rect">
                          <a:avLst/>
                        </a:prstGeom>
                        <a:noFill/>
                        <a:ln w="6350">
                          <a:noFill/>
                        </a:ln>
                      </wps:spPr>
                      <wps:txbx>
                        <w:txbxContent>
                          <w:p w14:paraId="3E571AA2" w14:textId="4C338ED8" w:rsidR="00F16550" w:rsidRPr="00134382" w:rsidRDefault="00F16550" w:rsidP="00F16550">
                            <w:pPr>
                              <w:rPr>
                                <w:color w:val="FF0000"/>
                                <w:sz w:val="32"/>
                                <w:szCs w:val="32"/>
                              </w:rPr>
                            </w:pPr>
                            <w:r>
                              <w:rPr>
                                <w:color w:val="FF0000"/>
                                <w:sz w:val="32"/>
                                <w:szCs w:val="32"/>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4774" id="Text Box 158" o:spid="_x0000_s1076" type="#_x0000_t202" style="position:absolute;left:0;text-align:left;margin-left:528.4pt;margin-top:89.5pt;width:42.75pt;height:23.65pt;z-index:25165832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" filled="f" stroked="f" strokeweight=".5pt">
                <v:textbox>
                  <w:txbxContent>
                    <w:p w14:paraId="3E571AA2" w14:textId="4C338ED8" w:rsidR="00F16550" w:rsidRPr="00134382" w:rsidRDefault="00F16550" w:rsidP="00F16550">
                      <w:pPr>
                        <w:rPr>
                          <w:color w:val="FF0000"/>
                          <w:sz w:val="32"/>
                          <w:szCs w:val="32"/>
                        </w:rPr>
                      </w:pPr>
                      <w:r>
                        <w:rPr>
                          <w:color w:val="FF0000"/>
                          <w:sz w:val="32"/>
                          <w:szCs w:val="32"/>
                        </w:rPr>
                        <w:t>13</w:t>
                      </w:r>
                    </w:p>
                  </w:txbxContent>
                </v:textbox>
                <w10:wrap anchorx="margin"/>
              </v:shape>
            </w:pict>
          </mc:Fallback>
        </mc:AlternateContent>
      </w:r>
      <w:r w:rsidR="005778FD">
        <w:rPr>
          <w:noProof/>
        </w:rPr>
        <mc:AlternateContent>
          <mc:Choice Requires="wps">
            <w:drawing>
              <wp:anchor distT="0" distB="0" distL="114300" distR="114300" simplePos="0" relativeHeight="251658310" behindDoc="0" locked="0" layoutInCell="1" allowOverlap="1" wp14:anchorId="6AEE119C" wp14:editId="3EC7D1EF">
                <wp:simplePos x="0" y="0"/>
                <wp:positionH relativeFrom="margin">
                  <wp:posOffset>5296535</wp:posOffset>
                </wp:positionH>
                <wp:positionV relativeFrom="paragraph">
                  <wp:posOffset>2140585</wp:posOffset>
                </wp:positionV>
                <wp:extent cx="542925" cy="300251"/>
                <wp:effectExtent l="0" t="0" r="0" b="5080"/>
                <wp:wrapNone/>
                <wp:docPr id="142" name="Text Box 142"/>
                <wp:cNvGraphicFramePr/>
                <a:graphic xmlns:a="http://schemas.openxmlformats.org/drawingml/2006/main">
                  <a:graphicData uri="http://schemas.microsoft.com/office/word/2010/wordprocessingShape">
                    <wps:wsp>
                      <wps:cNvSpPr txBox="1"/>
                      <wps:spPr>
                        <a:xfrm>
                          <a:off x="0" y="0"/>
                          <a:ext cx="542925" cy="300251"/>
                        </a:xfrm>
                        <a:prstGeom prst="rect">
                          <a:avLst/>
                        </a:prstGeom>
                        <a:noFill/>
                        <a:ln w="6350">
                          <a:noFill/>
                        </a:ln>
                      </wps:spPr>
                      <wps:txbx>
                        <w:txbxContent>
                          <w:p w14:paraId="1B7D97F9" w14:textId="7B4AD4B0" w:rsidR="00F16550" w:rsidRPr="00134382" w:rsidRDefault="00F16550" w:rsidP="00F16550">
                            <w:pPr>
                              <w:rPr>
                                <w:color w:val="FF0000"/>
                                <w:sz w:val="32"/>
                                <w:szCs w:val="32"/>
                              </w:rPr>
                            </w:pPr>
                            <w:r>
                              <w:rPr>
                                <w:color w:val="FF0000"/>
                                <w:sz w:val="32"/>
                                <w:szCs w:val="32"/>
                              </w:rPr>
                              <w:t>260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E119C" id="Text Box 142" o:spid="_x0000_s1077" type="#_x0000_t202" style="position:absolute;left:0;text-align:left;margin-left:417.05pt;margin-top:168.55pt;width:42.75pt;height:23.65pt;z-index:25165831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" filled="f" stroked="f" strokeweight=".5pt">
                <v:textbox>
                  <w:txbxContent>
                    <w:p w14:paraId="1B7D97F9" w14:textId="7B4AD4B0" w:rsidR="00F16550" w:rsidRPr="00134382" w:rsidRDefault="00F16550" w:rsidP="00F16550">
                      <w:pPr>
                        <w:rPr>
                          <w:color w:val="FF0000"/>
                          <w:sz w:val="32"/>
                          <w:szCs w:val="32"/>
                        </w:rPr>
                      </w:pPr>
                      <w:r>
                        <w:rPr>
                          <w:color w:val="FF0000"/>
                          <w:sz w:val="32"/>
                          <w:szCs w:val="32"/>
                        </w:rPr>
                        <w:t>260</w:t>
                      </w:r>
                    </w:p>
                  </w:txbxContent>
                </v:textbox>
                <w10:wrap anchorx="margin"/>
              </v:shape>
            </w:pict>
          </mc:Fallback>
        </mc:AlternateContent>
      </w:r>
      <w:r w:rsidR="005778FD">
        <w:rPr>
          <w:noProof/>
        </w:rPr>
        <mc:AlternateContent>
          <mc:Choice Requires="wps">
            <w:drawing>
              <wp:anchor distT="0" distB="0" distL="114300" distR="114300" simplePos="0" relativeHeight="251658311" behindDoc="0" locked="0" layoutInCell="1" allowOverlap="1" wp14:anchorId="55ABFAAA" wp14:editId="6285EEA1">
                <wp:simplePos x="0" y="0"/>
                <wp:positionH relativeFrom="margin">
                  <wp:posOffset>3921125</wp:posOffset>
                </wp:positionH>
                <wp:positionV relativeFrom="paragraph">
                  <wp:posOffset>2134870</wp:posOffset>
                </wp:positionV>
                <wp:extent cx="542925" cy="300251"/>
                <wp:effectExtent l="0" t="0" r="0" b="5080"/>
                <wp:wrapNone/>
                <wp:docPr id="143" name="Text Box 143"/>
                <wp:cNvGraphicFramePr/>
                <a:graphic xmlns:a="http://schemas.openxmlformats.org/drawingml/2006/main">
                  <a:graphicData uri="http://schemas.microsoft.com/office/word/2010/wordprocessingShape">
                    <wps:wsp>
                      <wps:cNvSpPr txBox="1"/>
                      <wps:spPr>
                        <a:xfrm>
                          <a:off x="0" y="0"/>
                          <a:ext cx="542925" cy="300251"/>
                        </a:xfrm>
                        <a:prstGeom prst="rect">
                          <a:avLst/>
                        </a:prstGeom>
                        <a:noFill/>
                        <a:ln w="6350">
                          <a:noFill/>
                        </a:ln>
                      </wps:spPr>
                      <wps:txbx>
                        <w:txbxContent>
                          <w:p w14:paraId="65F0E7EA" w14:textId="49BFF9FD" w:rsidR="00F16550" w:rsidRPr="00134382" w:rsidRDefault="00F16550" w:rsidP="00F16550">
                            <w:pPr>
                              <w:rPr>
                                <w:color w:val="FF0000"/>
                                <w:sz w:val="32"/>
                                <w:szCs w:val="32"/>
                              </w:rPr>
                            </w:pPr>
                            <w:r>
                              <w:rPr>
                                <w:color w:val="FF0000"/>
                                <w:sz w:val="32"/>
                                <w:szCs w:val="32"/>
                              </w:rPr>
                              <w:t>126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BFAAA" id="Text Box 143" o:spid="_x0000_s1078" type="#_x0000_t202" style="position:absolute;left:0;text-align:left;margin-left:308.75pt;margin-top:168.1pt;width:42.75pt;height:23.65pt;z-index:25165831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" filled="f" stroked="f" strokeweight=".5pt">
                <v:textbox>
                  <w:txbxContent>
                    <w:p w14:paraId="65F0E7EA" w14:textId="49BFF9FD" w:rsidR="00F16550" w:rsidRPr="00134382" w:rsidRDefault="00F16550" w:rsidP="00F16550">
                      <w:pPr>
                        <w:rPr>
                          <w:color w:val="FF0000"/>
                          <w:sz w:val="32"/>
                          <w:szCs w:val="32"/>
                        </w:rPr>
                      </w:pPr>
                      <w:r>
                        <w:rPr>
                          <w:color w:val="FF0000"/>
                          <w:sz w:val="32"/>
                          <w:szCs w:val="32"/>
                        </w:rPr>
                        <w:t>126</w:t>
                      </w:r>
                    </w:p>
                  </w:txbxContent>
                </v:textbox>
                <w10:wrap anchorx="margin"/>
              </v:shape>
            </w:pict>
          </mc:Fallback>
        </mc:AlternateContent>
      </w:r>
      <w:r w:rsidR="005778FD">
        <w:rPr>
          <w:noProof/>
        </w:rPr>
        <mc:AlternateContent>
          <mc:Choice Requires="wps">
            <w:drawing>
              <wp:anchor distT="0" distB="0" distL="114300" distR="114300" simplePos="0" relativeHeight="251658323" behindDoc="0" locked="0" layoutInCell="1" allowOverlap="1" wp14:anchorId="58D4C397" wp14:editId="0471EA7C">
                <wp:simplePos x="0" y="0"/>
                <wp:positionH relativeFrom="margin">
                  <wp:posOffset>5408930</wp:posOffset>
                </wp:positionH>
                <wp:positionV relativeFrom="paragraph">
                  <wp:posOffset>1631950</wp:posOffset>
                </wp:positionV>
                <wp:extent cx="542925" cy="300251"/>
                <wp:effectExtent l="0" t="0" r="0" b="5080"/>
                <wp:wrapNone/>
                <wp:docPr id="155" name="Text Box 155"/>
                <wp:cNvGraphicFramePr/>
                <a:graphic xmlns:a="http://schemas.openxmlformats.org/drawingml/2006/main">
                  <a:graphicData uri="http://schemas.microsoft.com/office/word/2010/wordprocessingShape">
                    <wps:wsp>
                      <wps:cNvSpPr txBox="1"/>
                      <wps:spPr>
                        <a:xfrm>
                          <a:off x="0" y="0"/>
                          <a:ext cx="542925" cy="300251"/>
                        </a:xfrm>
                        <a:prstGeom prst="rect">
                          <a:avLst/>
                        </a:prstGeom>
                        <a:noFill/>
                        <a:ln w="6350">
                          <a:noFill/>
                        </a:ln>
                      </wps:spPr>
                      <wps:txbx>
                        <w:txbxContent>
                          <w:p w14:paraId="225D5F61" w14:textId="54E573B5" w:rsidR="00F16550" w:rsidRPr="00134382" w:rsidRDefault="00F16550" w:rsidP="00F16550">
                            <w:pPr>
                              <w:rPr>
                                <w:color w:val="FF0000"/>
                                <w:sz w:val="32"/>
                                <w:szCs w:val="32"/>
                              </w:rPr>
                            </w:pPr>
                            <w:r>
                              <w:rPr>
                                <w:color w:val="FF0000"/>
                                <w:sz w:val="32"/>
                                <w:szCs w:val="32"/>
                              </w:rPr>
                              <w:t>88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4C397" id="Text Box 155" o:spid="_x0000_s1079" type="#_x0000_t202" style="position:absolute;left:0;text-align:left;margin-left:425.9pt;margin-top:128.5pt;width:42.75pt;height:23.65pt;z-index:25165832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" filled="f" stroked="f" strokeweight=".5pt">
                <v:textbox>
                  <w:txbxContent>
                    <w:p w14:paraId="225D5F61" w14:textId="54E573B5" w:rsidR="00F16550" w:rsidRPr="00134382" w:rsidRDefault="00F16550" w:rsidP="00F16550">
                      <w:pPr>
                        <w:rPr>
                          <w:color w:val="FF0000"/>
                          <w:sz w:val="32"/>
                          <w:szCs w:val="32"/>
                        </w:rPr>
                      </w:pPr>
                      <w:r>
                        <w:rPr>
                          <w:color w:val="FF0000"/>
                          <w:sz w:val="32"/>
                          <w:szCs w:val="32"/>
                        </w:rPr>
                        <w:t>88</w:t>
                      </w:r>
                    </w:p>
                  </w:txbxContent>
                </v:textbox>
                <w10:wrap anchorx="margin"/>
              </v:shape>
            </w:pict>
          </mc:Fallback>
        </mc:AlternateContent>
      </w:r>
      <w:r w:rsidR="005778FD">
        <w:rPr>
          <w:noProof/>
        </w:rPr>
        <mc:AlternateContent>
          <mc:Choice Requires="wps">
            <w:drawing>
              <wp:anchor distT="0" distB="0" distL="114300" distR="114300" simplePos="0" relativeHeight="251658322" behindDoc="0" locked="0" layoutInCell="1" allowOverlap="1" wp14:anchorId="61625C44" wp14:editId="452F235D">
                <wp:simplePos x="0" y="0"/>
                <wp:positionH relativeFrom="margin">
                  <wp:posOffset>5405120</wp:posOffset>
                </wp:positionH>
                <wp:positionV relativeFrom="paragraph">
                  <wp:posOffset>1473200</wp:posOffset>
                </wp:positionV>
                <wp:extent cx="542925" cy="300251"/>
                <wp:effectExtent l="0" t="0" r="0" b="5080"/>
                <wp:wrapNone/>
                <wp:docPr id="154" name="Text Box 154"/>
                <wp:cNvGraphicFramePr/>
                <a:graphic xmlns:a="http://schemas.openxmlformats.org/drawingml/2006/main">
                  <a:graphicData uri="http://schemas.microsoft.com/office/word/2010/wordprocessingShape">
                    <wps:wsp>
                      <wps:cNvSpPr txBox="1"/>
                      <wps:spPr>
                        <a:xfrm>
                          <a:off x="0" y="0"/>
                          <a:ext cx="542925" cy="300251"/>
                        </a:xfrm>
                        <a:prstGeom prst="rect">
                          <a:avLst/>
                        </a:prstGeom>
                        <a:noFill/>
                        <a:ln w="6350">
                          <a:noFill/>
                        </a:ln>
                      </wps:spPr>
                      <wps:txbx>
                        <w:txbxContent>
                          <w:p w14:paraId="598DDA3D" w14:textId="6D71D8DD" w:rsidR="00F16550" w:rsidRPr="00134382" w:rsidRDefault="00F16550" w:rsidP="00F16550">
                            <w:pPr>
                              <w:rPr>
                                <w:color w:val="FF0000"/>
                                <w:sz w:val="32"/>
                                <w:szCs w:val="32"/>
                              </w:rPr>
                            </w:pPr>
                            <w:r>
                              <w:rPr>
                                <w:color w:val="FF0000"/>
                                <w:sz w:val="32"/>
                                <w:szCs w:val="32"/>
                              </w:rP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25C44" id="Text Box 154" o:spid="_x0000_s1080" type="#_x0000_t202" style="position:absolute;left:0;text-align:left;margin-left:425.6pt;margin-top:116pt;width:42.75pt;height:23.65pt;z-index:25165832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" filled="f" stroked="f" strokeweight=".5pt">
                <v:textbox>
                  <w:txbxContent>
                    <w:p w14:paraId="598DDA3D" w14:textId="6D71D8DD" w:rsidR="00F16550" w:rsidRPr="00134382" w:rsidRDefault="00F16550" w:rsidP="00F16550">
                      <w:pPr>
                        <w:rPr>
                          <w:color w:val="FF0000"/>
                          <w:sz w:val="32"/>
                          <w:szCs w:val="32"/>
                        </w:rPr>
                      </w:pPr>
                      <w:r>
                        <w:rPr>
                          <w:color w:val="FF0000"/>
                          <w:sz w:val="32"/>
                          <w:szCs w:val="32"/>
                        </w:rPr>
                        <w:t>46</w:t>
                      </w:r>
                    </w:p>
                  </w:txbxContent>
                </v:textbox>
                <w10:wrap anchorx="margin"/>
              </v:shape>
            </w:pict>
          </mc:Fallback>
        </mc:AlternateContent>
      </w:r>
      <w:r w:rsidR="005778FD">
        <w:rPr>
          <w:noProof/>
        </w:rPr>
        <mc:AlternateContent>
          <mc:Choice Requires="wps">
            <w:drawing>
              <wp:anchor distT="0" distB="0" distL="114300" distR="114300" simplePos="0" relativeHeight="251658321" behindDoc="0" locked="0" layoutInCell="1" allowOverlap="1" wp14:anchorId="58CB5354" wp14:editId="20E531B2">
                <wp:simplePos x="0" y="0"/>
                <wp:positionH relativeFrom="margin">
                  <wp:posOffset>5420360</wp:posOffset>
                </wp:positionH>
                <wp:positionV relativeFrom="paragraph">
                  <wp:posOffset>1310640</wp:posOffset>
                </wp:positionV>
                <wp:extent cx="542925" cy="300251"/>
                <wp:effectExtent l="0" t="0" r="0" b="5080"/>
                <wp:wrapNone/>
                <wp:docPr id="153" name="Text Box 153"/>
                <wp:cNvGraphicFramePr/>
                <a:graphic xmlns:a="http://schemas.openxmlformats.org/drawingml/2006/main">
                  <a:graphicData uri="http://schemas.microsoft.com/office/word/2010/wordprocessingShape">
                    <wps:wsp>
                      <wps:cNvSpPr txBox="1"/>
                      <wps:spPr>
                        <a:xfrm>
                          <a:off x="0" y="0"/>
                          <a:ext cx="542925" cy="300251"/>
                        </a:xfrm>
                        <a:prstGeom prst="rect">
                          <a:avLst/>
                        </a:prstGeom>
                        <a:noFill/>
                        <a:ln w="6350">
                          <a:noFill/>
                        </a:ln>
                      </wps:spPr>
                      <wps:txbx>
                        <w:txbxContent>
                          <w:p w14:paraId="3A49BCD8" w14:textId="1A2C9168" w:rsidR="00F16550" w:rsidRPr="00134382" w:rsidRDefault="00F16550" w:rsidP="00F16550">
                            <w:pPr>
                              <w:rPr>
                                <w:color w:val="FF0000"/>
                                <w:sz w:val="32"/>
                                <w:szCs w:val="32"/>
                              </w:rPr>
                            </w:pPr>
                            <w:r>
                              <w:rPr>
                                <w:color w:val="FF0000"/>
                                <w:sz w:val="32"/>
                                <w:szCs w:val="32"/>
                              </w:rPr>
                              <w:t>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B5354" id="Text Box 153" o:spid="_x0000_s1081" type="#_x0000_t202" style="position:absolute;left:0;text-align:left;margin-left:426.8pt;margin-top:103.2pt;width:42.75pt;height:23.65pt;z-index:25165832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" filled="f" stroked="f" strokeweight=".5pt">
                <v:textbox>
                  <w:txbxContent>
                    <w:p w14:paraId="3A49BCD8" w14:textId="1A2C9168" w:rsidR="00F16550" w:rsidRPr="00134382" w:rsidRDefault="00F16550" w:rsidP="00F16550">
                      <w:pPr>
                        <w:rPr>
                          <w:color w:val="FF0000"/>
                          <w:sz w:val="32"/>
                          <w:szCs w:val="32"/>
                        </w:rPr>
                      </w:pPr>
                      <w:r>
                        <w:rPr>
                          <w:color w:val="FF0000"/>
                          <w:sz w:val="32"/>
                          <w:szCs w:val="32"/>
                        </w:rPr>
                        <w:t>44</w:t>
                      </w:r>
                    </w:p>
                  </w:txbxContent>
                </v:textbox>
                <w10:wrap anchorx="margin"/>
              </v:shape>
            </w:pict>
          </mc:Fallback>
        </mc:AlternateContent>
      </w:r>
      <w:r w:rsidR="005778FD">
        <w:rPr>
          <w:noProof/>
        </w:rPr>
        <mc:AlternateContent>
          <mc:Choice Requires="wps">
            <w:drawing>
              <wp:anchor distT="0" distB="0" distL="114300" distR="114300" simplePos="0" relativeHeight="251658320" behindDoc="0" locked="0" layoutInCell="1" allowOverlap="1" wp14:anchorId="64FA1158" wp14:editId="2A636F5C">
                <wp:simplePos x="0" y="0"/>
                <wp:positionH relativeFrom="margin">
                  <wp:posOffset>5420995</wp:posOffset>
                </wp:positionH>
                <wp:positionV relativeFrom="paragraph">
                  <wp:posOffset>1132205</wp:posOffset>
                </wp:positionV>
                <wp:extent cx="542925" cy="300251"/>
                <wp:effectExtent l="0" t="0" r="0" b="5080"/>
                <wp:wrapNone/>
                <wp:docPr id="152" name="Text Box 152"/>
                <wp:cNvGraphicFramePr/>
                <a:graphic xmlns:a="http://schemas.openxmlformats.org/drawingml/2006/main">
                  <a:graphicData uri="http://schemas.microsoft.com/office/word/2010/wordprocessingShape">
                    <wps:wsp>
                      <wps:cNvSpPr txBox="1"/>
                      <wps:spPr>
                        <a:xfrm>
                          <a:off x="0" y="0"/>
                          <a:ext cx="542925" cy="300251"/>
                        </a:xfrm>
                        <a:prstGeom prst="rect">
                          <a:avLst/>
                        </a:prstGeom>
                        <a:noFill/>
                        <a:ln w="6350">
                          <a:noFill/>
                        </a:ln>
                      </wps:spPr>
                      <wps:txbx>
                        <w:txbxContent>
                          <w:p w14:paraId="5CE3F58A" w14:textId="0927532F" w:rsidR="00F16550" w:rsidRPr="00134382" w:rsidRDefault="00F16550" w:rsidP="00F16550">
                            <w:pPr>
                              <w:rPr>
                                <w:color w:val="FF0000"/>
                                <w:sz w:val="32"/>
                                <w:szCs w:val="32"/>
                              </w:rPr>
                            </w:pPr>
                            <w:r>
                              <w:rPr>
                                <w:color w:val="FF0000"/>
                                <w:sz w:val="32"/>
                                <w:szCs w:val="32"/>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A1158" id="Text Box 152" o:spid="_x0000_s1082" type="#_x0000_t202" style="position:absolute;left:0;text-align:left;margin-left:426.85pt;margin-top:89.15pt;width:42.75pt;height:23.65pt;z-index:251658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" filled="f" stroked="f" strokeweight=".5pt">
                <v:textbox>
                  <w:txbxContent>
                    <w:p w14:paraId="5CE3F58A" w14:textId="0927532F" w:rsidR="00F16550" w:rsidRPr="00134382" w:rsidRDefault="00F16550" w:rsidP="00F16550">
                      <w:pPr>
                        <w:rPr>
                          <w:color w:val="FF0000"/>
                          <w:sz w:val="32"/>
                          <w:szCs w:val="32"/>
                        </w:rPr>
                      </w:pPr>
                      <w:r>
                        <w:rPr>
                          <w:color w:val="FF0000"/>
                          <w:sz w:val="32"/>
                          <w:szCs w:val="32"/>
                        </w:rPr>
                        <w:t>23</w:t>
                      </w:r>
                    </w:p>
                  </w:txbxContent>
                </v:textbox>
                <w10:wrap anchorx="margin"/>
              </v:shape>
            </w:pict>
          </mc:Fallback>
        </mc:AlternateContent>
      </w:r>
      <w:r w:rsidR="005778FD">
        <w:rPr>
          <w:noProof/>
        </w:rPr>
        <mc:AlternateContent>
          <mc:Choice Requires="wps">
            <w:drawing>
              <wp:anchor distT="0" distB="0" distL="114300" distR="114300" simplePos="0" relativeHeight="251658319" behindDoc="0" locked="0" layoutInCell="1" allowOverlap="1" wp14:anchorId="16F0952D" wp14:editId="5C37B0E6">
                <wp:simplePos x="0" y="0"/>
                <wp:positionH relativeFrom="margin">
                  <wp:posOffset>5464175</wp:posOffset>
                </wp:positionH>
                <wp:positionV relativeFrom="paragraph">
                  <wp:posOffset>968375</wp:posOffset>
                </wp:positionV>
                <wp:extent cx="542925" cy="300251"/>
                <wp:effectExtent l="0" t="0" r="0" b="5080"/>
                <wp:wrapNone/>
                <wp:docPr id="151" name="Text Box 151"/>
                <wp:cNvGraphicFramePr/>
                <a:graphic xmlns:a="http://schemas.openxmlformats.org/drawingml/2006/main">
                  <a:graphicData uri="http://schemas.microsoft.com/office/word/2010/wordprocessingShape">
                    <wps:wsp>
                      <wps:cNvSpPr txBox="1"/>
                      <wps:spPr>
                        <a:xfrm>
                          <a:off x="0" y="0"/>
                          <a:ext cx="542925" cy="300251"/>
                        </a:xfrm>
                        <a:prstGeom prst="rect">
                          <a:avLst/>
                        </a:prstGeom>
                        <a:noFill/>
                        <a:ln w="6350">
                          <a:noFill/>
                        </a:ln>
                      </wps:spPr>
                      <wps:txbx>
                        <w:txbxContent>
                          <w:p w14:paraId="1D1CA215" w14:textId="77777777" w:rsidR="00F16550" w:rsidRPr="00134382" w:rsidRDefault="00F16550" w:rsidP="00F16550">
                            <w:pPr>
                              <w:rPr>
                                <w:color w:val="FF0000"/>
                                <w:sz w:val="32"/>
                                <w:szCs w:val="32"/>
                              </w:rPr>
                            </w:pPr>
                            <w:r>
                              <w:rPr>
                                <w:color w:val="FF0000"/>
                                <w:sz w:val="32"/>
                                <w:szCs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0952D" id="Text Box 151" o:spid="_x0000_s1083" type="#_x0000_t202" style="position:absolute;left:0;text-align:left;margin-left:430.25pt;margin-top:76.25pt;width:42.75pt;height:23.65pt;z-index:25165831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" filled="f" stroked="f" strokeweight=".5pt">
                <v:textbox>
                  <w:txbxContent>
                    <w:p w14:paraId="1D1CA215" w14:textId="77777777" w:rsidR="00F16550" w:rsidRPr="00134382" w:rsidRDefault="00F16550" w:rsidP="00F16550">
                      <w:pPr>
                        <w:rPr>
                          <w:color w:val="FF0000"/>
                          <w:sz w:val="32"/>
                          <w:szCs w:val="32"/>
                        </w:rPr>
                      </w:pPr>
                      <w:r>
                        <w:rPr>
                          <w:color w:val="FF0000"/>
                          <w:sz w:val="32"/>
                          <w:szCs w:val="32"/>
                        </w:rPr>
                        <w:t>2</w:t>
                      </w:r>
                    </w:p>
                  </w:txbxContent>
                </v:textbox>
                <w10:wrap anchorx="margin"/>
              </v:shape>
            </w:pict>
          </mc:Fallback>
        </mc:AlternateContent>
      </w:r>
      <w:r w:rsidR="005778FD">
        <w:rPr>
          <w:noProof/>
        </w:rPr>
        <mc:AlternateContent>
          <mc:Choice Requires="wps">
            <w:drawing>
              <wp:anchor distT="0" distB="0" distL="114300" distR="114300" simplePos="0" relativeHeight="251658315" behindDoc="0" locked="0" layoutInCell="1" allowOverlap="1" wp14:anchorId="4CABD3BE" wp14:editId="3A4DEAED">
                <wp:simplePos x="0" y="0"/>
                <wp:positionH relativeFrom="margin">
                  <wp:posOffset>3788410</wp:posOffset>
                </wp:positionH>
                <wp:positionV relativeFrom="paragraph">
                  <wp:posOffset>1636395</wp:posOffset>
                </wp:positionV>
                <wp:extent cx="542925" cy="300251"/>
                <wp:effectExtent l="0" t="0" r="0" b="5080"/>
                <wp:wrapNone/>
                <wp:docPr id="147" name="Text Box 147"/>
                <wp:cNvGraphicFramePr/>
                <a:graphic xmlns:a="http://schemas.openxmlformats.org/drawingml/2006/main">
                  <a:graphicData uri="http://schemas.microsoft.com/office/word/2010/wordprocessingShape">
                    <wps:wsp>
                      <wps:cNvSpPr txBox="1"/>
                      <wps:spPr>
                        <a:xfrm>
                          <a:off x="0" y="0"/>
                          <a:ext cx="542925" cy="300251"/>
                        </a:xfrm>
                        <a:prstGeom prst="rect">
                          <a:avLst/>
                        </a:prstGeom>
                        <a:noFill/>
                        <a:ln w="6350">
                          <a:noFill/>
                        </a:ln>
                      </wps:spPr>
                      <wps:txbx>
                        <w:txbxContent>
                          <w:p w14:paraId="3DCF93DD" w14:textId="2CBDAAF6" w:rsidR="00F16550" w:rsidRPr="00134382" w:rsidRDefault="00F16550" w:rsidP="00F16550">
                            <w:pPr>
                              <w:rPr>
                                <w:color w:val="FF0000"/>
                                <w:sz w:val="32"/>
                                <w:szCs w:val="32"/>
                              </w:rPr>
                            </w:pPr>
                            <w:r>
                              <w:rPr>
                                <w:color w:val="FF0000"/>
                                <w:sz w:val="32"/>
                                <w:szCs w:val="32"/>
                              </w:rPr>
                              <w:t>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BD3BE" id="Text Box 147" o:spid="_x0000_s1084" type="#_x0000_t202" style="position:absolute;left:0;text-align:left;margin-left:298.3pt;margin-top:128.85pt;width:42.75pt;height:23.65pt;z-index:25165831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" filled="f" stroked="f" strokeweight=".5pt">
                <v:textbox>
                  <w:txbxContent>
                    <w:p w14:paraId="3DCF93DD" w14:textId="2CBDAAF6" w:rsidR="00F16550" w:rsidRPr="00134382" w:rsidRDefault="00F16550" w:rsidP="00F16550">
                      <w:pPr>
                        <w:rPr>
                          <w:color w:val="FF0000"/>
                          <w:sz w:val="32"/>
                          <w:szCs w:val="32"/>
                        </w:rPr>
                      </w:pPr>
                      <w:r>
                        <w:rPr>
                          <w:color w:val="FF0000"/>
                          <w:sz w:val="32"/>
                          <w:szCs w:val="32"/>
                        </w:rPr>
                        <w:t>51</w:t>
                      </w:r>
                    </w:p>
                  </w:txbxContent>
                </v:textbox>
                <w10:wrap anchorx="margin"/>
              </v:shape>
            </w:pict>
          </mc:Fallback>
        </mc:AlternateContent>
      </w:r>
      <w:r w:rsidR="005778FD">
        <w:rPr>
          <w:noProof/>
        </w:rPr>
        <mc:AlternateContent>
          <mc:Choice Requires="wps">
            <w:drawing>
              <wp:anchor distT="0" distB="0" distL="114300" distR="114300" simplePos="0" relativeHeight="251658314" behindDoc="0" locked="0" layoutInCell="1" allowOverlap="1" wp14:anchorId="03BF78B7" wp14:editId="4B5FB52E">
                <wp:simplePos x="0" y="0"/>
                <wp:positionH relativeFrom="margin">
                  <wp:posOffset>3789045</wp:posOffset>
                </wp:positionH>
                <wp:positionV relativeFrom="paragraph">
                  <wp:posOffset>1478280</wp:posOffset>
                </wp:positionV>
                <wp:extent cx="542925" cy="300251"/>
                <wp:effectExtent l="0" t="0" r="0" b="5080"/>
                <wp:wrapNone/>
                <wp:docPr id="146" name="Text Box 146"/>
                <wp:cNvGraphicFramePr/>
                <a:graphic xmlns:a="http://schemas.openxmlformats.org/drawingml/2006/main">
                  <a:graphicData uri="http://schemas.microsoft.com/office/word/2010/wordprocessingShape">
                    <wps:wsp>
                      <wps:cNvSpPr txBox="1"/>
                      <wps:spPr>
                        <a:xfrm>
                          <a:off x="0" y="0"/>
                          <a:ext cx="542925" cy="300251"/>
                        </a:xfrm>
                        <a:prstGeom prst="rect">
                          <a:avLst/>
                        </a:prstGeom>
                        <a:noFill/>
                        <a:ln w="6350">
                          <a:noFill/>
                        </a:ln>
                      </wps:spPr>
                      <wps:txbx>
                        <w:txbxContent>
                          <w:p w14:paraId="6F2DCE86" w14:textId="7E47059E" w:rsidR="00F16550" w:rsidRPr="00134382" w:rsidRDefault="00F16550" w:rsidP="00F16550">
                            <w:pPr>
                              <w:rPr>
                                <w:color w:val="FF0000"/>
                                <w:sz w:val="32"/>
                                <w:szCs w:val="32"/>
                              </w:rPr>
                            </w:pPr>
                            <w:r>
                              <w:rPr>
                                <w:color w:val="FF0000"/>
                                <w:sz w:val="32"/>
                                <w:szCs w:val="32"/>
                              </w:rPr>
                              <w:t>75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F78B7" id="Text Box 146" o:spid="_x0000_s1085" type="#_x0000_t202" style="position:absolute;left:0;text-align:left;margin-left:298.35pt;margin-top:116.4pt;width:42.75pt;height:23.65pt;z-index:2516583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" filled="f" stroked="f" strokeweight=".5pt">
                <v:textbox>
                  <w:txbxContent>
                    <w:p w14:paraId="6F2DCE86" w14:textId="7E47059E" w:rsidR="00F16550" w:rsidRPr="00134382" w:rsidRDefault="00F16550" w:rsidP="00F16550">
                      <w:pPr>
                        <w:rPr>
                          <w:color w:val="FF0000"/>
                          <w:sz w:val="32"/>
                          <w:szCs w:val="32"/>
                        </w:rPr>
                      </w:pPr>
                      <w:r>
                        <w:rPr>
                          <w:color w:val="FF0000"/>
                          <w:sz w:val="32"/>
                          <w:szCs w:val="32"/>
                        </w:rPr>
                        <w:t>75</w:t>
                      </w:r>
                    </w:p>
                  </w:txbxContent>
                </v:textbox>
                <w10:wrap anchorx="margin"/>
              </v:shape>
            </w:pict>
          </mc:Fallback>
        </mc:AlternateContent>
      </w:r>
      <w:r w:rsidR="005778FD">
        <w:rPr>
          <w:noProof/>
        </w:rPr>
        <mc:AlternateContent>
          <mc:Choice Requires="wps">
            <w:drawing>
              <wp:anchor distT="0" distB="0" distL="114300" distR="114300" simplePos="0" relativeHeight="251658313" behindDoc="0" locked="0" layoutInCell="1" allowOverlap="1" wp14:anchorId="037D94EA" wp14:editId="76297F42">
                <wp:simplePos x="0" y="0"/>
                <wp:positionH relativeFrom="margin">
                  <wp:posOffset>3780155</wp:posOffset>
                </wp:positionH>
                <wp:positionV relativeFrom="paragraph">
                  <wp:posOffset>1310005</wp:posOffset>
                </wp:positionV>
                <wp:extent cx="542925" cy="300251"/>
                <wp:effectExtent l="0" t="0" r="0" b="5080"/>
                <wp:wrapNone/>
                <wp:docPr id="145" name="Text Box 145"/>
                <wp:cNvGraphicFramePr/>
                <a:graphic xmlns:a="http://schemas.openxmlformats.org/drawingml/2006/main">
                  <a:graphicData uri="http://schemas.microsoft.com/office/word/2010/wordprocessingShape">
                    <wps:wsp>
                      <wps:cNvSpPr txBox="1"/>
                      <wps:spPr>
                        <a:xfrm>
                          <a:off x="0" y="0"/>
                          <a:ext cx="542925" cy="300251"/>
                        </a:xfrm>
                        <a:prstGeom prst="rect">
                          <a:avLst/>
                        </a:prstGeom>
                        <a:noFill/>
                        <a:ln w="6350">
                          <a:noFill/>
                        </a:ln>
                      </wps:spPr>
                      <wps:txbx>
                        <w:txbxContent>
                          <w:p w14:paraId="3A470A9F" w14:textId="74ED7F7E" w:rsidR="00F16550" w:rsidRPr="00134382" w:rsidRDefault="00F16550" w:rsidP="00F16550">
                            <w:pPr>
                              <w:rPr>
                                <w:color w:val="FF0000"/>
                                <w:sz w:val="32"/>
                                <w:szCs w:val="32"/>
                              </w:rPr>
                            </w:pPr>
                            <w:r>
                              <w:rPr>
                                <w:color w:val="FF0000"/>
                                <w:sz w:val="32"/>
                                <w:szCs w:val="32"/>
                              </w:rPr>
                              <w:t>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D94EA" id="Text Box 145" o:spid="_x0000_s1086" type="#_x0000_t202" style="position:absolute;left:0;text-align:left;margin-left:297.65pt;margin-top:103.15pt;width:42.75pt;height:23.65pt;z-index:2516583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" filled="f" stroked="f" strokeweight=".5pt">
                <v:textbox>
                  <w:txbxContent>
                    <w:p w14:paraId="3A470A9F" w14:textId="74ED7F7E" w:rsidR="00F16550" w:rsidRPr="00134382" w:rsidRDefault="00F16550" w:rsidP="00F16550">
                      <w:pPr>
                        <w:rPr>
                          <w:color w:val="FF0000"/>
                          <w:sz w:val="32"/>
                          <w:szCs w:val="32"/>
                        </w:rPr>
                      </w:pPr>
                      <w:r>
                        <w:rPr>
                          <w:color w:val="FF0000"/>
                          <w:sz w:val="32"/>
                          <w:szCs w:val="32"/>
                        </w:rPr>
                        <w:t>51</w:t>
                      </w:r>
                    </w:p>
                  </w:txbxContent>
                </v:textbox>
                <w10:wrap anchorx="margin"/>
              </v:shape>
            </w:pict>
          </mc:Fallback>
        </mc:AlternateContent>
      </w:r>
      <w:r w:rsidR="005778FD">
        <w:rPr>
          <w:noProof/>
        </w:rPr>
        <mc:AlternateContent>
          <mc:Choice Requires="wps">
            <w:drawing>
              <wp:anchor distT="0" distB="0" distL="114300" distR="114300" simplePos="0" relativeHeight="251658312" behindDoc="0" locked="0" layoutInCell="1" allowOverlap="1" wp14:anchorId="212C7F09" wp14:editId="21AE3062">
                <wp:simplePos x="0" y="0"/>
                <wp:positionH relativeFrom="margin">
                  <wp:posOffset>3766185</wp:posOffset>
                </wp:positionH>
                <wp:positionV relativeFrom="paragraph">
                  <wp:posOffset>1151890</wp:posOffset>
                </wp:positionV>
                <wp:extent cx="542925" cy="300251"/>
                <wp:effectExtent l="0" t="0" r="0" b="5080"/>
                <wp:wrapNone/>
                <wp:docPr id="144" name="Text Box 144"/>
                <wp:cNvGraphicFramePr/>
                <a:graphic xmlns:a="http://schemas.openxmlformats.org/drawingml/2006/main">
                  <a:graphicData uri="http://schemas.microsoft.com/office/word/2010/wordprocessingShape">
                    <wps:wsp>
                      <wps:cNvSpPr txBox="1"/>
                      <wps:spPr>
                        <a:xfrm>
                          <a:off x="0" y="0"/>
                          <a:ext cx="542925" cy="300251"/>
                        </a:xfrm>
                        <a:prstGeom prst="rect">
                          <a:avLst/>
                        </a:prstGeom>
                        <a:noFill/>
                        <a:ln w="6350">
                          <a:noFill/>
                        </a:ln>
                      </wps:spPr>
                      <wps:txbx>
                        <w:txbxContent>
                          <w:p w14:paraId="0DF83FC0" w14:textId="075F1263" w:rsidR="00F16550" w:rsidRPr="00134382" w:rsidRDefault="00F16550" w:rsidP="00F16550">
                            <w:pPr>
                              <w:rPr>
                                <w:color w:val="FF0000"/>
                                <w:sz w:val="32"/>
                                <w:szCs w:val="32"/>
                              </w:rPr>
                            </w:pPr>
                            <w:r>
                              <w:rPr>
                                <w:color w:val="FF0000"/>
                                <w:sz w:val="32"/>
                                <w:szCs w:val="32"/>
                              </w:rPr>
                              <w:t>75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C7F09" id="Text Box 144" o:spid="_x0000_s1087" type="#_x0000_t202" style="position:absolute;left:0;text-align:left;margin-left:296.55pt;margin-top:90.7pt;width:42.75pt;height:23.65pt;z-index:251658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" filled="f" stroked="f" strokeweight=".5pt">
                <v:textbox>
                  <w:txbxContent>
                    <w:p w14:paraId="0DF83FC0" w14:textId="075F1263" w:rsidR="00F16550" w:rsidRPr="00134382" w:rsidRDefault="00F16550" w:rsidP="00F16550">
                      <w:pPr>
                        <w:rPr>
                          <w:color w:val="FF0000"/>
                          <w:sz w:val="32"/>
                          <w:szCs w:val="32"/>
                        </w:rPr>
                      </w:pPr>
                      <w:r>
                        <w:rPr>
                          <w:color w:val="FF0000"/>
                          <w:sz w:val="32"/>
                          <w:szCs w:val="32"/>
                        </w:rPr>
                        <w:t>75</w:t>
                      </w:r>
                    </w:p>
                  </w:txbxContent>
                </v:textbox>
                <w10:wrap anchorx="margin"/>
              </v:shape>
            </w:pict>
          </mc:Fallback>
        </mc:AlternateContent>
      </w:r>
      <w:r w:rsidR="005778FD">
        <w:rPr>
          <w:noProof/>
        </w:rPr>
        <mc:AlternateContent>
          <mc:Choice Requires="wps">
            <w:drawing>
              <wp:anchor distT="0" distB="0" distL="114300" distR="114300" simplePos="0" relativeHeight="251658317" behindDoc="0" locked="0" layoutInCell="1" allowOverlap="1" wp14:anchorId="46920AE7" wp14:editId="13B3DB8C">
                <wp:simplePos x="0" y="0"/>
                <wp:positionH relativeFrom="margin">
                  <wp:posOffset>3803015</wp:posOffset>
                </wp:positionH>
                <wp:positionV relativeFrom="paragraph">
                  <wp:posOffset>973455</wp:posOffset>
                </wp:positionV>
                <wp:extent cx="542925" cy="300251"/>
                <wp:effectExtent l="0" t="0" r="0" b="5080"/>
                <wp:wrapNone/>
                <wp:docPr id="149" name="Text Box 149"/>
                <wp:cNvGraphicFramePr/>
                <a:graphic xmlns:a="http://schemas.openxmlformats.org/drawingml/2006/main">
                  <a:graphicData uri="http://schemas.microsoft.com/office/word/2010/wordprocessingShape">
                    <wps:wsp>
                      <wps:cNvSpPr txBox="1"/>
                      <wps:spPr>
                        <a:xfrm>
                          <a:off x="0" y="0"/>
                          <a:ext cx="542925" cy="300251"/>
                        </a:xfrm>
                        <a:prstGeom prst="rect">
                          <a:avLst/>
                        </a:prstGeom>
                        <a:noFill/>
                        <a:ln w="6350">
                          <a:noFill/>
                        </a:ln>
                      </wps:spPr>
                      <wps:txbx>
                        <w:txbxContent>
                          <w:p w14:paraId="1111B4A1" w14:textId="77777777" w:rsidR="00F16550" w:rsidRPr="00134382" w:rsidRDefault="00F16550" w:rsidP="00F16550">
                            <w:pPr>
                              <w:rPr>
                                <w:color w:val="FF0000"/>
                                <w:sz w:val="32"/>
                                <w:szCs w:val="32"/>
                              </w:rPr>
                            </w:pPr>
                            <w:r>
                              <w:rPr>
                                <w:color w:val="FF0000"/>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20AE7" id="Text Box 149" o:spid="_x0000_s1088" type="#_x0000_t202" style="position:absolute;left:0;text-align:left;margin-left:299.45pt;margin-top:76.65pt;width:42.75pt;height:23.65pt;z-index:25165831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" filled="f" stroked="f" strokeweight=".5pt">
                <v:textbox>
                  <w:txbxContent>
                    <w:p w14:paraId="1111B4A1" w14:textId="77777777" w:rsidR="00F16550" w:rsidRPr="00134382" w:rsidRDefault="00F16550" w:rsidP="00F16550">
                      <w:pPr>
                        <w:rPr>
                          <w:color w:val="FF0000"/>
                          <w:sz w:val="32"/>
                          <w:szCs w:val="32"/>
                        </w:rPr>
                      </w:pPr>
                      <w:r>
                        <w:rPr>
                          <w:color w:val="FF0000"/>
                          <w:sz w:val="32"/>
                          <w:szCs w:val="32"/>
                        </w:rPr>
                        <w:t>1</w:t>
                      </w:r>
                    </w:p>
                  </w:txbxContent>
                </v:textbox>
                <w10:wrap anchorx="margin"/>
              </v:shape>
            </w:pict>
          </mc:Fallback>
        </mc:AlternateContent>
      </w:r>
      <w:r w:rsidR="005778FD">
        <w:rPr>
          <w:noProof/>
        </w:rPr>
        <mc:AlternateContent>
          <mc:Choice Requires="wps">
            <w:drawing>
              <wp:anchor distT="0" distB="0" distL="114300" distR="114300" simplePos="0" relativeHeight="251658318" behindDoc="0" locked="0" layoutInCell="1" allowOverlap="1" wp14:anchorId="4AAE1AAC" wp14:editId="5B537382">
                <wp:simplePos x="0" y="0"/>
                <wp:positionH relativeFrom="margin">
                  <wp:posOffset>5457995</wp:posOffset>
                </wp:positionH>
                <wp:positionV relativeFrom="paragraph">
                  <wp:posOffset>800889</wp:posOffset>
                </wp:positionV>
                <wp:extent cx="542925" cy="300251"/>
                <wp:effectExtent l="0" t="0" r="0" b="5080"/>
                <wp:wrapNone/>
                <wp:docPr id="150" name="Text Box 150"/>
                <wp:cNvGraphicFramePr/>
                <a:graphic xmlns:a="http://schemas.openxmlformats.org/drawingml/2006/main">
                  <a:graphicData uri="http://schemas.microsoft.com/office/word/2010/wordprocessingShape">
                    <wps:wsp>
                      <wps:cNvSpPr txBox="1"/>
                      <wps:spPr>
                        <a:xfrm>
                          <a:off x="0" y="0"/>
                          <a:ext cx="542925" cy="300251"/>
                        </a:xfrm>
                        <a:prstGeom prst="rect">
                          <a:avLst/>
                        </a:prstGeom>
                        <a:noFill/>
                        <a:ln w="6350">
                          <a:noFill/>
                        </a:ln>
                      </wps:spPr>
                      <wps:txbx>
                        <w:txbxContent>
                          <w:p w14:paraId="67EE9A09" w14:textId="0C24A7F8" w:rsidR="00F16550" w:rsidRPr="00134382" w:rsidRDefault="00F16550" w:rsidP="00F16550">
                            <w:pPr>
                              <w:rPr>
                                <w:color w:val="FF0000"/>
                                <w:sz w:val="32"/>
                                <w:szCs w:val="32"/>
                              </w:rPr>
                            </w:pPr>
                            <w:r>
                              <w:rPr>
                                <w:color w:val="FF0000"/>
                                <w:sz w:val="32"/>
                                <w:szCs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E1AAC" id="Text Box 150" o:spid="_x0000_s1089" type="#_x0000_t202" style="position:absolute;left:0;text-align:left;margin-left:429.75pt;margin-top:63.05pt;width:42.75pt;height:23.65pt;z-index:25165831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" filled="f" stroked="f" strokeweight=".5pt">
                <v:textbox>
                  <w:txbxContent>
                    <w:p w14:paraId="67EE9A09" w14:textId="0C24A7F8" w:rsidR="00F16550" w:rsidRPr="00134382" w:rsidRDefault="00F16550" w:rsidP="00F16550">
                      <w:pPr>
                        <w:rPr>
                          <w:color w:val="FF0000"/>
                          <w:sz w:val="32"/>
                          <w:szCs w:val="32"/>
                        </w:rPr>
                      </w:pPr>
                      <w:r>
                        <w:rPr>
                          <w:color w:val="FF0000"/>
                          <w:sz w:val="32"/>
                          <w:szCs w:val="32"/>
                        </w:rPr>
                        <w:t>2</w:t>
                      </w:r>
                    </w:p>
                  </w:txbxContent>
                </v:textbox>
                <w10:wrap anchorx="margin"/>
              </v:shape>
            </w:pict>
          </mc:Fallback>
        </mc:AlternateContent>
      </w:r>
      <w:r w:rsidR="005778FD">
        <w:rPr>
          <w:noProof/>
        </w:rPr>
        <mc:AlternateContent>
          <mc:Choice Requires="wps">
            <w:drawing>
              <wp:anchor distT="0" distB="0" distL="114300" distR="114300" simplePos="0" relativeHeight="251658316" behindDoc="0" locked="0" layoutInCell="1" allowOverlap="1" wp14:anchorId="46ED8393" wp14:editId="78074F4D">
                <wp:simplePos x="0" y="0"/>
                <wp:positionH relativeFrom="margin">
                  <wp:posOffset>3806679</wp:posOffset>
                </wp:positionH>
                <wp:positionV relativeFrom="paragraph">
                  <wp:posOffset>819221</wp:posOffset>
                </wp:positionV>
                <wp:extent cx="542925" cy="300251"/>
                <wp:effectExtent l="0" t="0" r="0" b="5080"/>
                <wp:wrapNone/>
                <wp:docPr id="148" name="Text Box 148"/>
                <wp:cNvGraphicFramePr/>
                <a:graphic xmlns:a="http://schemas.openxmlformats.org/drawingml/2006/main">
                  <a:graphicData uri="http://schemas.microsoft.com/office/word/2010/wordprocessingShape">
                    <wps:wsp>
                      <wps:cNvSpPr txBox="1"/>
                      <wps:spPr>
                        <a:xfrm>
                          <a:off x="0" y="0"/>
                          <a:ext cx="542925" cy="300251"/>
                        </a:xfrm>
                        <a:prstGeom prst="rect">
                          <a:avLst/>
                        </a:prstGeom>
                        <a:noFill/>
                        <a:ln w="6350">
                          <a:noFill/>
                        </a:ln>
                      </wps:spPr>
                      <wps:txbx>
                        <w:txbxContent>
                          <w:p w14:paraId="311A1FA0" w14:textId="5E47E30B" w:rsidR="00F16550" w:rsidRPr="00134382" w:rsidRDefault="00F16550" w:rsidP="00F16550">
                            <w:pPr>
                              <w:rPr>
                                <w:color w:val="FF0000"/>
                                <w:sz w:val="32"/>
                                <w:szCs w:val="32"/>
                              </w:rPr>
                            </w:pPr>
                            <w:r>
                              <w:rPr>
                                <w:color w:val="FF0000"/>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D8393" id="Text Box 148" o:spid="_x0000_s1090" type="#_x0000_t202" style="position:absolute;left:0;text-align:left;margin-left:299.75pt;margin-top:64.5pt;width:42.75pt;height:23.65pt;z-index:2516583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" filled="f" stroked="f" strokeweight=".5pt">
                <v:textbox>
                  <w:txbxContent>
                    <w:p w14:paraId="311A1FA0" w14:textId="5E47E30B" w:rsidR="00F16550" w:rsidRPr="00134382" w:rsidRDefault="00F16550" w:rsidP="00F16550">
                      <w:pPr>
                        <w:rPr>
                          <w:color w:val="FF0000"/>
                          <w:sz w:val="32"/>
                          <w:szCs w:val="32"/>
                        </w:rPr>
                      </w:pPr>
                      <w:r>
                        <w:rPr>
                          <w:color w:val="FF0000"/>
                          <w:sz w:val="32"/>
                          <w:szCs w:val="32"/>
                        </w:rPr>
                        <w:t>1</w:t>
                      </w:r>
                    </w:p>
                  </w:txbxContent>
                </v:textbox>
                <w10:wrap anchorx="margin"/>
              </v:shape>
            </w:pict>
          </mc:Fallback>
        </mc:AlternateContent>
      </w:r>
      <w:r w:rsidR="005778FD">
        <w:rPr>
          <w:noProof/>
        </w:rPr>
        <w:drawing>
          <wp:inline distT="0" distB="0" distL="0" distR="0" wp14:anchorId="1FE2FBB7" wp14:editId="7CEF37D9">
            <wp:extent cx="8892540" cy="2934970"/>
            <wp:effectExtent l="0" t="0" r="3810" b="0"/>
            <wp:docPr id="77" name="Picture 7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10;&#10;Description automatically generated"/>
                    <pic:cNvPicPr/>
                  </pic:nvPicPr>
                  <pic:blipFill>
                    <a:blip r:embed="rId16"/>
                    <a:stretch>
                      <a:fillRect/>
                    </a:stretch>
                  </pic:blipFill>
                  <pic:spPr>
                    <a:xfrm>
                      <a:off x="0" y="0"/>
                      <a:ext cx="8892540" cy="2934970"/>
                    </a:xfrm>
                    <a:prstGeom prst="rect">
                      <a:avLst/>
                    </a:prstGeom>
                  </pic:spPr>
                </pic:pic>
              </a:graphicData>
            </a:graphic>
          </wp:inline>
        </w:drawing>
      </w:r>
    </w:p>
    <w:p w14:paraId="1277C452" w14:textId="76965DBA" w:rsidR="00F16550" w:rsidRDefault="00F16550" w:rsidP="00F16550">
      <w:pPr>
        <w:spacing w:line="360" w:lineRule="auto"/>
        <w:jc w:val="center"/>
        <w:rPr>
          <w:rFonts w:ascii="Times New Roman" w:hAnsi="Times New Roman" w:cs="Times New Roman"/>
        </w:rPr>
      </w:pPr>
      <w:r w:rsidRPr="00EA3100">
        <w:rPr>
          <w:rFonts w:ascii="Times New Roman" w:hAnsi="Times New Roman" w:cs="Times New Roman"/>
        </w:rPr>
        <w:t xml:space="preserve">Figure </w:t>
      </w:r>
      <w:r w:rsidR="00FC0CE8">
        <w:rPr>
          <w:rFonts w:ascii="Times New Roman" w:hAnsi="Times New Roman" w:cs="Times New Roman"/>
        </w:rPr>
        <w:t>3</w:t>
      </w:r>
      <w:r>
        <w:rPr>
          <w:rFonts w:ascii="Times New Roman" w:hAnsi="Times New Roman" w:cs="Times New Roman"/>
        </w:rPr>
        <w:t xml:space="preserve">.2: </w:t>
      </w:r>
      <w:r w:rsidR="008911DF">
        <w:rPr>
          <w:rFonts w:ascii="Times New Roman" w:hAnsi="Times New Roman" w:cs="Times New Roman"/>
        </w:rPr>
        <w:t>A</w:t>
      </w:r>
      <w:r w:rsidR="00E33254">
        <w:rPr>
          <w:rFonts w:ascii="Times New Roman" w:hAnsi="Times New Roman" w:cs="Times New Roman"/>
        </w:rPr>
        <w:t xml:space="preserve">nother group of </w:t>
      </w:r>
      <w:r>
        <w:rPr>
          <w:rFonts w:ascii="Times New Roman" w:hAnsi="Times New Roman" w:cs="Times New Roman"/>
        </w:rPr>
        <w:t>simulation result</w:t>
      </w:r>
      <w:r w:rsidR="008F44ED">
        <w:rPr>
          <w:rFonts w:ascii="Times New Roman" w:hAnsi="Times New Roman" w:cs="Times New Roman"/>
        </w:rPr>
        <w:t>s</w:t>
      </w:r>
      <w:r>
        <w:rPr>
          <w:rFonts w:ascii="Times New Roman" w:hAnsi="Times New Roman" w:cs="Times New Roman"/>
        </w:rPr>
        <w:t xml:space="preserve"> from </w:t>
      </w:r>
      <w:proofErr w:type="spellStart"/>
      <w:r>
        <w:rPr>
          <w:rFonts w:ascii="Times New Roman" w:hAnsi="Times New Roman" w:cs="Times New Roman" w:hint="eastAsia"/>
        </w:rPr>
        <w:t>Vi</w:t>
      </w:r>
      <w:r>
        <w:rPr>
          <w:rFonts w:ascii="Times New Roman" w:hAnsi="Times New Roman" w:cs="Times New Roman"/>
        </w:rPr>
        <w:t>vado</w:t>
      </w:r>
      <w:proofErr w:type="spellEnd"/>
    </w:p>
    <w:p w14:paraId="335C2EFC" w14:textId="3B5646D3" w:rsidR="005778FD" w:rsidRDefault="005778FD">
      <w:pPr>
        <w:rPr>
          <w:rFonts w:ascii="Times New Roman" w:hAnsi="Times New Roman" w:cs="Times New Roman"/>
        </w:rPr>
      </w:pPr>
      <w:r>
        <w:rPr>
          <w:rFonts w:ascii="Times New Roman" w:hAnsi="Times New Roman" w:cs="Times New Roman"/>
        </w:rPr>
        <w:br w:type="page"/>
      </w:r>
    </w:p>
    <w:p w14:paraId="49A4A321" w14:textId="4C12FBEF" w:rsidR="00FC0CE8" w:rsidRDefault="00FC0CE8" w:rsidP="00E06A78">
      <w:pPr>
        <w:spacing w:line="360" w:lineRule="auto"/>
        <w:rPr>
          <w:rFonts w:ascii="Times New Roman" w:hAnsi="Times New Roman" w:cs="Times New Roman"/>
        </w:rPr>
      </w:pPr>
    </w:p>
    <w:p w14:paraId="0F57DC97" w14:textId="77777777" w:rsidR="00FC0CE8" w:rsidRDefault="00FC0CE8" w:rsidP="00534B89">
      <w:pPr>
        <w:spacing w:line="360" w:lineRule="auto"/>
        <w:ind w:hanging="142"/>
        <w:jc w:val="center"/>
        <w:rPr>
          <w:rFonts w:ascii="Times New Roman" w:hAnsi="Times New Roman" w:cs="Times New Roman"/>
        </w:rPr>
      </w:pPr>
    </w:p>
    <w:p w14:paraId="1DB0A093" w14:textId="40A8AC0C" w:rsidR="00F16550" w:rsidRDefault="00FC0CE8" w:rsidP="00534B89">
      <w:pPr>
        <w:spacing w:line="360" w:lineRule="auto"/>
        <w:ind w:hanging="142"/>
        <w:jc w:val="center"/>
        <w:rPr>
          <w:rFonts w:ascii="Times New Roman" w:hAnsi="Times New Roman" w:cs="Times New Roman"/>
        </w:rPr>
      </w:pPr>
      <w:r>
        <w:rPr>
          <w:noProof/>
        </w:rPr>
        <mc:AlternateContent>
          <mc:Choice Requires="wps">
            <w:drawing>
              <wp:anchor distT="0" distB="0" distL="114300" distR="114300" simplePos="0" relativeHeight="251658246" behindDoc="0" locked="0" layoutInCell="1" allowOverlap="1" wp14:anchorId="798A75F9" wp14:editId="0E0F2616">
                <wp:simplePos x="0" y="0"/>
                <wp:positionH relativeFrom="column">
                  <wp:posOffset>7961029</wp:posOffset>
                </wp:positionH>
                <wp:positionV relativeFrom="paragraph">
                  <wp:posOffset>198822</wp:posOffset>
                </wp:positionV>
                <wp:extent cx="679785" cy="361950"/>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679785" cy="361950"/>
                        </a:xfrm>
                        <a:prstGeom prst="rect">
                          <a:avLst/>
                        </a:prstGeom>
                        <a:noFill/>
                        <a:ln w="6350">
                          <a:noFill/>
                        </a:ln>
                      </wps:spPr>
                      <wps:txbx>
                        <w:txbxContent>
                          <w:p w14:paraId="215F6954" w14:textId="18AFECA5" w:rsidR="00CB18D7" w:rsidRPr="00FC0CE8" w:rsidRDefault="00FC0CE8" w:rsidP="00CB18D7">
                            <w:pPr>
                              <w:rPr>
                                <w:color w:val="FF0000"/>
                                <w:sz w:val="32"/>
                                <w:szCs w:val="32"/>
                                <w:lang w:val="sv-SE"/>
                              </w:rPr>
                            </w:pPr>
                            <w:r>
                              <w:rPr>
                                <w:color w:val="FF0000"/>
                                <w:sz w:val="32"/>
                                <w:szCs w:val="32"/>
                                <w:lang w:val="sv-SE"/>
                              </w:rPr>
                              <w:t>556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A75F9" id="Text Box 101" o:spid="_x0000_s1091" type="#_x0000_t202" style="position:absolute;left:0;text-align:left;margin-left:626.85pt;margin-top:15.65pt;width:53.55pt;height:28.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" filled="f" stroked="f" strokeweight=".5pt">
                <v:textbox>
                  <w:txbxContent>
                    <w:p w14:paraId="215F6954" w14:textId="18AFECA5" w:rsidR="00CB18D7" w:rsidRPr="00FC0CE8" w:rsidRDefault="00FC0CE8" w:rsidP="00CB18D7">
                      <w:pPr>
                        <w:rPr>
                          <w:color w:val="FF0000"/>
                          <w:sz w:val="32"/>
                          <w:szCs w:val="32"/>
                          <w:lang w:val="sv-SE"/>
                        </w:rPr>
                      </w:pPr>
                      <w:r>
                        <w:rPr>
                          <w:color w:val="FF0000"/>
                          <w:sz w:val="32"/>
                          <w:szCs w:val="32"/>
                          <w:lang w:val="sv-SE"/>
                        </w:rPr>
                        <w:t>556</w:t>
                      </w:r>
                    </w:p>
                  </w:txbxContent>
                </v:textbox>
              </v:shape>
            </w:pict>
          </mc:Fallback>
        </mc:AlternateContent>
      </w:r>
      <w:r>
        <w:rPr>
          <w:noProof/>
        </w:rPr>
        <mc:AlternateContent>
          <mc:Choice Requires="wps">
            <w:drawing>
              <wp:anchor distT="0" distB="0" distL="114300" distR="114300" simplePos="0" relativeHeight="251658244" behindDoc="0" locked="0" layoutInCell="1" allowOverlap="1" wp14:anchorId="3A8E33B7" wp14:editId="242B8454">
                <wp:simplePos x="0" y="0"/>
                <wp:positionH relativeFrom="column">
                  <wp:posOffset>8393797</wp:posOffset>
                </wp:positionH>
                <wp:positionV relativeFrom="paragraph">
                  <wp:posOffset>160287</wp:posOffset>
                </wp:positionV>
                <wp:extent cx="344805" cy="155276"/>
                <wp:effectExtent l="0" t="0" r="17145" b="16510"/>
                <wp:wrapNone/>
                <wp:docPr id="99" name="Rectangle 99"/>
                <wp:cNvGraphicFramePr/>
                <a:graphic xmlns:a="http://schemas.openxmlformats.org/drawingml/2006/main">
                  <a:graphicData uri="http://schemas.microsoft.com/office/word/2010/wordprocessingShape">
                    <wps:wsp>
                      <wps:cNvSpPr/>
                      <wps:spPr>
                        <a:xfrm>
                          <a:off x="0" y="0"/>
                          <a:ext cx="344805" cy="1552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012543" id="Rectangle 99" o:spid="_x0000_s1026" style="position:absolute;margin-left:660.95pt;margin-top:12.6pt;width:27.15pt;height:12.2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658245" behindDoc="0" locked="0" layoutInCell="1" allowOverlap="1" wp14:anchorId="2D4356BA" wp14:editId="1B78DC15">
                <wp:simplePos x="0" y="0"/>
                <wp:positionH relativeFrom="column">
                  <wp:posOffset>6298732</wp:posOffset>
                </wp:positionH>
                <wp:positionV relativeFrom="paragraph">
                  <wp:posOffset>188328</wp:posOffset>
                </wp:positionV>
                <wp:extent cx="690113" cy="37093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690113" cy="370935"/>
                        </a:xfrm>
                        <a:prstGeom prst="rect">
                          <a:avLst/>
                        </a:prstGeom>
                        <a:noFill/>
                        <a:ln w="6350">
                          <a:noFill/>
                        </a:ln>
                      </wps:spPr>
                      <wps:txbx>
                        <w:txbxContent>
                          <w:p w14:paraId="187F7665" w14:textId="01DDF82E" w:rsidR="00CB18D7" w:rsidRPr="004E6286" w:rsidRDefault="00CB18D7" w:rsidP="00CB18D7">
                            <w:pPr>
                              <w:rPr>
                                <w:color w:val="FF0000"/>
                                <w:sz w:val="32"/>
                                <w:szCs w:val="32"/>
                              </w:rPr>
                            </w:pPr>
                            <w:r w:rsidRPr="004E6286">
                              <w:rPr>
                                <w:color w:val="FF0000"/>
                                <w:sz w:val="32"/>
                                <w:szCs w:val="32"/>
                              </w:rPr>
                              <w:t>1</w:t>
                            </w:r>
                            <w:r w:rsidR="00FC0CE8">
                              <w:rPr>
                                <w:color w:val="FF0000"/>
                                <w:sz w:val="32"/>
                                <w:szCs w:val="32"/>
                              </w:rPr>
                              <w:t>136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356BA" id="Text Box 100" o:spid="_x0000_s1092" type="#_x0000_t202" style="position:absolute;left:0;text-align:left;margin-left:495.95pt;margin-top:14.85pt;width:54.35pt;height:29.2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" filled="f" stroked="f" strokeweight=".5pt">
                <v:textbox>
                  <w:txbxContent>
                    <w:p w14:paraId="187F7665" w14:textId="01DDF82E" w:rsidR="00CB18D7" w:rsidRPr="004E6286" w:rsidRDefault="00CB18D7" w:rsidP="00CB18D7">
                      <w:pPr>
                        <w:rPr>
                          <w:color w:val="FF0000"/>
                          <w:sz w:val="32"/>
                          <w:szCs w:val="32"/>
                        </w:rPr>
                      </w:pPr>
                      <w:r w:rsidRPr="004E6286">
                        <w:rPr>
                          <w:color w:val="FF0000"/>
                          <w:sz w:val="32"/>
                          <w:szCs w:val="32"/>
                        </w:rPr>
                        <w:t>1</w:t>
                      </w:r>
                      <w:r w:rsidR="00FC0CE8">
                        <w:rPr>
                          <w:color w:val="FF0000"/>
                          <w:sz w:val="32"/>
                          <w:szCs w:val="32"/>
                        </w:rPr>
                        <w:t>136</w:t>
                      </w:r>
                    </w:p>
                  </w:txbxContent>
                </v:textbox>
              </v:shape>
            </w:pict>
          </mc:Fallback>
        </mc:AlternateContent>
      </w:r>
      <w:r>
        <w:rPr>
          <w:noProof/>
        </w:rPr>
        <mc:AlternateContent>
          <mc:Choice Requires="wps">
            <w:drawing>
              <wp:anchor distT="0" distB="0" distL="114300" distR="114300" simplePos="0" relativeHeight="251658247" behindDoc="0" locked="0" layoutInCell="1" allowOverlap="1" wp14:anchorId="436E107E" wp14:editId="7651FFAA">
                <wp:simplePos x="0" y="0"/>
                <wp:positionH relativeFrom="column">
                  <wp:posOffset>6022139</wp:posOffset>
                </wp:positionH>
                <wp:positionV relativeFrom="paragraph">
                  <wp:posOffset>172285</wp:posOffset>
                </wp:positionV>
                <wp:extent cx="344805" cy="155276"/>
                <wp:effectExtent l="0" t="0" r="17145" b="16510"/>
                <wp:wrapNone/>
                <wp:docPr id="4" name="Rectangle 4"/>
                <wp:cNvGraphicFramePr/>
                <a:graphic xmlns:a="http://schemas.openxmlformats.org/drawingml/2006/main">
                  <a:graphicData uri="http://schemas.microsoft.com/office/word/2010/wordprocessingShape">
                    <wps:wsp>
                      <wps:cNvSpPr/>
                      <wps:spPr>
                        <a:xfrm>
                          <a:off x="0" y="0"/>
                          <a:ext cx="344805" cy="1552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9E51F" id="Rectangle 4" o:spid="_x0000_s1026" style="position:absolute;margin-left:474.2pt;margin-top:13.55pt;width:27.15pt;height:12.2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" filled="f" strokecolor="red" strokeweight="1pt"/>
            </w:pict>
          </mc:Fallback>
        </mc:AlternateContent>
      </w:r>
      <w:r>
        <w:rPr>
          <w:noProof/>
        </w:rPr>
        <mc:AlternateContent>
          <mc:Choice Requires="wps">
            <w:drawing>
              <wp:anchor distT="0" distB="0" distL="114300" distR="114300" simplePos="0" relativeHeight="251658240" behindDoc="0" locked="0" layoutInCell="1" allowOverlap="1" wp14:anchorId="7DBED8CD" wp14:editId="0E9E941E">
                <wp:simplePos x="0" y="0"/>
                <wp:positionH relativeFrom="column">
                  <wp:posOffset>3913371</wp:posOffset>
                </wp:positionH>
                <wp:positionV relativeFrom="paragraph">
                  <wp:posOffset>186991</wp:posOffset>
                </wp:positionV>
                <wp:extent cx="515620" cy="413732"/>
                <wp:effectExtent l="0" t="0" r="0" b="5715"/>
                <wp:wrapNone/>
                <wp:docPr id="18" name="Text Box 18"/>
                <wp:cNvGraphicFramePr/>
                <a:graphic xmlns:a="http://schemas.openxmlformats.org/drawingml/2006/main">
                  <a:graphicData uri="http://schemas.microsoft.com/office/word/2010/wordprocessingShape">
                    <wps:wsp>
                      <wps:cNvSpPr txBox="1"/>
                      <wps:spPr>
                        <a:xfrm>
                          <a:off x="0" y="0"/>
                          <a:ext cx="515620" cy="413732"/>
                        </a:xfrm>
                        <a:prstGeom prst="rect">
                          <a:avLst/>
                        </a:prstGeom>
                        <a:noFill/>
                        <a:ln w="6350">
                          <a:noFill/>
                        </a:ln>
                      </wps:spPr>
                      <wps:txbx>
                        <w:txbxContent>
                          <w:p w14:paraId="26594F79" w14:textId="7B1D3190" w:rsidR="004E0E8F" w:rsidRPr="00FC0CE8" w:rsidRDefault="00FC0CE8">
                            <w:pPr>
                              <w:rPr>
                                <w:color w:val="FF0000"/>
                                <w:sz w:val="32"/>
                                <w:szCs w:val="32"/>
                                <w:lang w:val="sv-SE"/>
                              </w:rPr>
                            </w:pPr>
                            <w:r>
                              <w:rPr>
                                <w:color w:val="FF0000"/>
                                <w:sz w:val="32"/>
                                <w:szCs w:val="32"/>
                                <w:lang w:val="sv-SE"/>
                              </w:rPr>
                              <w:t>384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ED8CD" id="Text Box 18" o:spid="_x0000_s1093" type="#_x0000_t202" style="position:absolute;left:0;text-align:left;margin-left:308.15pt;margin-top:14.7pt;width:40.6pt;height:32.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" filled="f" stroked="f" strokeweight=".5pt">
                <v:textbox>
                  <w:txbxContent>
                    <w:p w14:paraId="26594F79" w14:textId="7B1D3190" w:rsidR="004E0E8F" w:rsidRPr="00FC0CE8" w:rsidRDefault="00FC0CE8">
                      <w:pPr>
                        <w:rPr>
                          <w:color w:val="FF0000"/>
                          <w:sz w:val="32"/>
                          <w:szCs w:val="32"/>
                          <w:lang w:val="sv-SE"/>
                        </w:rPr>
                      </w:pPr>
                      <w:r>
                        <w:rPr>
                          <w:color w:val="FF0000"/>
                          <w:sz w:val="32"/>
                          <w:szCs w:val="32"/>
                          <w:lang w:val="sv-SE"/>
                        </w:rPr>
                        <w:t>384</w:t>
                      </w:r>
                    </w:p>
                  </w:txbxContent>
                </v:textbox>
              </v:shape>
            </w:pict>
          </mc:Fallback>
        </mc:AlternateContent>
      </w:r>
      <w:r>
        <w:rPr>
          <w:noProof/>
        </w:rPr>
        <mc:AlternateContent>
          <mc:Choice Requires="wps">
            <w:drawing>
              <wp:anchor distT="0" distB="0" distL="114300" distR="114300" simplePos="0" relativeHeight="251658248" behindDoc="0" locked="0" layoutInCell="1" allowOverlap="1" wp14:anchorId="3A4CAF13" wp14:editId="0C1AE7DF">
                <wp:simplePos x="0" y="0"/>
                <wp:positionH relativeFrom="column">
                  <wp:posOffset>3626920</wp:posOffset>
                </wp:positionH>
                <wp:positionV relativeFrom="paragraph">
                  <wp:posOffset>163763</wp:posOffset>
                </wp:positionV>
                <wp:extent cx="344805" cy="155276"/>
                <wp:effectExtent l="0" t="0" r="17145" b="16510"/>
                <wp:wrapNone/>
                <wp:docPr id="5" name="Rectangle 5"/>
                <wp:cNvGraphicFramePr/>
                <a:graphic xmlns:a="http://schemas.openxmlformats.org/drawingml/2006/main">
                  <a:graphicData uri="http://schemas.microsoft.com/office/word/2010/wordprocessingShape">
                    <wps:wsp>
                      <wps:cNvSpPr/>
                      <wps:spPr>
                        <a:xfrm>
                          <a:off x="0" y="0"/>
                          <a:ext cx="344805" cy="1552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321C8B" id="Rectangle 5" o:spid="_x0000_s1026" style="position:absolute;margin-left:285.6pt;margin-top:12.9pt;width:27.15pt;height:12.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" filled="f" strokecolor="red" strokeweight="1pt"/>
            </w:pict>
          </mc:Fallback>
        </mc:AlternateContent>
      </w:r>
      <w:r>
        <w:rPr>
          <w:noProof/>
        </w:rPr>
        <w:drawing>
          <wp:inline distT="0" distB="0" distL="0" distR="0" wp14:anchorId="60E4C4F3" wp14:editId="5BF840D1">
            <wp:extent cx="8892540" cy="1193800"/>
            <wp:effectExtent l="0" t="0" r="3810" b="6350"/>
            <wp:docPr id="94" name="Picture 9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screenshot of a computer&#10;&#10;Description automatically generated with medium confidence"/>
                    <pic:cNvPicPr/>
                  </pic:nvPicPr>
                  <pic:blipFill>
                    <a:blip r:embed="rId17"/>
                    <a:stretch>
                      <a:fillRect/>
                    </a:stretch>
                  </pic:blipFill>
                  <pic:spPr>
                    <a:xfrm>
                      <a:off x="0" y="0"/>
                      <a:ext cx="8892540" cy="1193800"/>
                    </a:xfrm>
                    <a:prstGeom prst="rect">
                      <a:avLst/>
                    </a:prstGeom>
                  </pic:spPr>
                </pic:pic>
              </a:graphicData>
            </a:graphic>
          </wp:inline>
        </w:drawing>
      </w:r>
    </w:p>
    <w:p w14:paraId="4F353F88" w14:textId="4B830D67" w:rsidR="00CA1384" w:rsidRDefault="00CA1384" w:rsidP="00FC0CE8">
      <w:pPr>
        <w:tabs>
          <w:tab w:val="left" w:pos="567"/>
        </w:tabs>
        <w:spacing w:line="360" w:lineRule="auto"/>
        <w:ind w:hanging="426"/>
        <w:jc w:val="center"/>
        <w:rPr>
          <w:rFonts w:ascii="Times New Roman" w:hAnsi="Times New Roman" w:cs="Times New Roman"/>
        </w:rPr>
      </w:pPr>
      <w:r>
        <w:rPr>
          <w:rFonts w:ascii="Times New Roman" w:hAnsi="Times New Roman" w:cs="Times New Roman"/>
        </w:rPr>
        <w:t xml:space="preserve">Figure </w:t>
      </w:r>
      <w:r w:rsidR="00FC0CE8">
        <w:rPr>
          <w:rFonts w:ascii="Times New Roman" w:hAnsi="Times New Roman" w:cs="Times New Roman"/>
        </w:rPr>
        <w:t>3</w:t>
      </w:r>
      <w:r>
        <w:rPr>
          <w:rFonts w:ascii="Times New Roman" w:hAnsi="Times New Roman" w:cs="Times New Roman"/>
        </w:rPr>
        <w:t>.</w:t>
      </w:r>
      <w:r w:rsidR="00F16550">
        <w:rPr>
          <w:rFonts w:ascii="Times New Roman" w:hAnsi="Times New Roman" w:cs="Times New Roman"/>
        </w:rPr>
        <w:t>3</w:t>
      </w:r>
      <w:r>
        <w:rPr>
          <w:rFonts w:ascii="Times New Roman" w:hAnsi="Times New Roman" w:cs="Times New Roman"/>
        </w:rPr>
        <w:t xml:space="preserve">: </w:t>
      </w:r>
      <w:r w:rsidR="008911DF">
        <w:rPr>
          <w:rFonts w:ascii="Times New Roman" w:hAnsi="Times New Roman" w:cs="Times New Roman"/>
        </w:rPr>
        <w:t>T</w:t>
      </w:r>
      <w:r>
        <w:rPr>
          <w:rFonts w:ascii="Times New Roman" w:hAnsi="Times New Roman" w:cs="Times New Roman"/>
        </w:rPr>
        <w:t>he result</w:t>
      </w:r>
      <w:r w:rsidR="00440DDB">
        <w:rPr>
          <w:rFonts w:ascii="Times New Roman" w:hAnsi="Times New Roman" w:cs="Times New Roman"/>
        </w:rPr>
        <w:t>s</w:t>
      </w:r>
      <w:r w:rsidR="00831890">
        <w:rPr>
          <w:rFonts w:ascii="Times New Roman" w:hAnsi="Times New Roman" w:cs="Times New Roman"/>
        </w:rPr>
        <w:t xml:space="preserve"> in </w:t>
      </w:r>
      <w:r w:rsidR="00831890" w:rsidRPr="00831890">
        <w:rPr>
          <w:rFonts w:ascii="Times New Roman" w:hAnsi="Times New Roman" w:cs="Times New Roman"/>
        </w:rPr>
        <w:t>decimal</w:t>
      </w:r>
      <w:r>
        <w:rPr>
          <w:rFonts w:ascii="Times New Roman" w:hAnsi="Times New Roman" w:cs="Times New Roman"/>
        </w:rPr>
        <w:t xml:space="preserve"> stored in memory</w:t>
      </w:r>
      <w:r w:rsidR="00831890">
        <w:rPr>
          <w:rFonts w:ascii="Times New Roman" w:hAnsi="Times New Roman" w:cs="Times New Roman"/>
        </w:rPr>
        <w:t xml:space="preserve"> successfull</w:t>
      </w:r>
      <w:r w:rsidR="00FC0CE8">
        <w:rPr>
          <w:rFonts w:ascii="Times New Roman" w:hAnsi="Times New Roman" w:cs="Times New Roman"/>
        </w:rPr>
        <w:t>y</w:t>
      </w:r>
      <w:r w:rsidR="00440DDB">
        <w:rPr>
          <w:rFonts w:ascii="Times New Roman" w:hAnsi="Times New Roman" w:cs="Times New Roman"/>
        </w:rPr>
        <w:t>.</w:t>
      </w:r>
    </w:p>
    <w:p w14:paraId="5CBFB52B" w14:textId="2B49717C" w:rsidR="00652C6C" w:rsidRDefault="00652C6C" w:rsidP="004E0E8F">
      <w:pPr>
        <w:tabs>
          <w:tab w:val="left" w:pos="3596"/>
        </w:tabs>
        <w:rPr>
          <w:rFonts w:ascii="Times New Roman" w:hAnsi="Times New Roman" w:cs="Times New Roman"/>
        </w:rPr>
      </w:pPr>
    </w:p>
    <w:p w14:paraId="3B935AFE" w14:textId="77777777" w:rsidR="00E06A78" w:rsidRDefault="00E06A78" w:rsidP="004E0E8F">
      <w:pPr>
        <w:tabs>
          <w:tab w:val="left" w:pos="3596"/>
        </w:tabs>
        <w:rPr>
          <w:rFonts w:ascii="Times New Roman" w:hAnsi="Times New Roman" w:cs="Times New Roman"/>
          <w:color w:val="FF0000"/>
        </w:rPr>
      </w:pPr>
    </w:p>
    <w:p w14:paraId="57241E68" w14:textId="32D3AAB0" w:rsidR="00F16550" w:rsidRDefault="00F16550" w:rsidP="004E0E8F">
      <w:pPr>
        <w:tabs>
          <w:tab w:val="left" w:pos="3596"/>
        </w:tabs>
        <w:rPr>
          <w:rFonts w:ascii="Times New Roman" w:hAnsi="Times New Roman" w:cs="Times New Roman"/>
          <w:color w:val="FF0000"/>
        </w:rPr>
      </w:pPr>
    </w:p>
    <w:p w14:paraId="2582BA47" w14:textId="76618119" w:rsidR="00F16550" w:rsidRDefault="00652C6C" w:rsidP="00652C6C">
      <w:pPr>
        <w:tabs>
          <w:tab w:val="left" w:pos="3596"/>
        </w:tabs>
        <w:jc w:val="center"/>
        <w:rPr>
          <w:rFonts w:ascii="Times New Roman" w:hAnsi="Times New Roman" w:cs="Times New Roman"/>
          <w:color w:val="FF0000"/>
        </w:rPr>
      </w:pPr>
      <w:r>
        <w:rPr>
          <w:noProof/>
        </w:rPr>
        <mc:AlternateContent>
          <mc:Choice Requires="wps">
            <w:drawing>
              <wp:anchor distT="0" distB="0" distL="114300" distR="114300" simplePos="0" relativeHeight="251658243" behindDoc="0" locked="0" layoutInCell="1" allowOverlap="1" wp14:anchorId="32E973CA" wp14:editId="1BB2A9D4">
                <wp:simplePos x="0" y="0"/>
                <wp:positionH relativeFrom="column">
                  <wp:posOffset>8331343</wp:posOffset>
                </wp:positionH>
                <wp:positionV relativeFrom="paragraph">
                  <wp:posOffset>294649</wp:posOffset>
                </wp:positionV>
                <wp:extent cx="529628" cy="344031"/>
                <wp:effectExtent l="0" t="0" r="0" b="0"/>
                <wp:wrapNone/>
                <wp:docPr id="96" name="Text Box 96"/>
                <wp:cNvGraphicFramePr/>
                <a:graphic xmlns:a="http://schemas.openxmlformats.org/drawingml/2006/main">
                  <a:graphicData uri="http://schemas.microsoft.com/office/word/2010/wordprocessingShape">
                    <wps:wsp>
                      <wps:cNvSpPr txBox="1"/>
                      <wps:spPr>
                        <a:xfrm>
                          <a:off x="0" y="0"/>
                          <a:ext cx="529628" cy="344031"/>
                        </a:xfrm>
                        <a:prstGeom prst="rect">
                          <a:avLst/>
                        </a:prstGeom>
                        <a:noFill/>
                        <a:ln w="6350">
                          <a:noFill/>
                        </a:ln>
                      </wps:spPr>
                      <wps:txbx>
                        <w:txbxContent>
                          <w:p w14:paraId="29497BE0" w14:textId="705611F8" w:rsidR="001307A0" w:rsidRPr="00807348" w:rsidRDefault="001307A0" w:rsidP="001307A0">
                            <w:pPr>
                              <w:jc w:val="center"/>
                              <w:rPr>
                                <w:color w:val="FF0000"/>
                                <w:sz w:val="32"/>
                                <w:szCs w:val="32"/>
                              </w:rPr>
                            </w:pPr>
                            <w:r w:rsidRPr="00807348">
                              <w:rPr>
                                <w:color w:val="FF0000"/>
                                <w:sz w:val="32"/>
                                <w:szCs w:val="32"/>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973CA" id="Text Box 96" o:spid="_x0000_s1094" type="#_x0000_t202" style="position:absolute;left:0;text-align:left;margin-left:656pt;margin-top:23.2pt;width:41.7pt;height:27.1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" filled="f" stroked="f" strokeweight=".5pt">
                <v:textbox>
                  <w:txbxContent>
                    <w:p w14:paraId="29497BE0" w14:textId="705611F8" w:rsidR="001307A0" w:rsidRPr="00807348" w:rsidRDefault="001307A0" w:rsidP="001307A0">
                      <w:pPr>
                        <w:jc w:val="center"/>
                        <w:rPr>
                          <w:color w:val="FF0000"/>
                          <w:sz w:val="32"/>
                          <w:szCs w:val="32"/>
                        </w:rPr>
                      </w:pPr>
                      <w:r w:rsidRPr="00807348">
                        <w:rPr>
                          <w:color w:val="FF0000"/>
                          <w:sz w:val="32"/>
                          <w:szCs w:val="32"/>
                        </w:rPr>
                        <w:t>14</w:t>
                      </w:r>
                    </w:p>
                  </w:txbxContent>
                </v:textbox>
              </v:shape>
            </w:pict>
          </mc:Fallback>
        </mc:AlternateContent>
      </w:r>
      <w:r>
        <w:rPr>
          <w:noProof/>
        </w:rPr>
        <mc:AlternateContent>
          <mc:Choice Requires="wps">
            <w:drawing>
              <wp:anchor distT="0" distB="0" distL="114300" distR="114300" simplePos="0" relativeHeight="251658262" behindDoc="0" locked="0" layoutInCell="1" allowOverlap="1" wp14:anchorId="32771A02" wp14:editId="1EB199B8">
                <wp:simplePos x="0" y="0"/>
                <wp:positionH relativeFrom="column">
                  <wp:posOffset>7920935</wp:posOffset>
                </wp:positionH>
                <wp:positionV relativeFrom="paragraph">
                  <wp:posOffset>290979</wp:posOffset>
                </wp:positionV>
                <wp:extent cx="529628" cy="344031"/>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29628" cy="344031"/>
                        </a:xfrm>
                        <a:prstGeom prst="rect">
                          <a:avLst/>
                        </a:prstGeom>
                        <a:noFill/>
                        <a:ln w="6350">
                          <a:noFill/>
                        </a:ln>
                      </wps:spPr>
                      <wps:txbx>
                        <w:txbxContent>
                          <w:p w14:paraId="602B35AE" w14:textId="2EA23E8B" w:rsidR="00807348" w:rsidRPr="00807348" w:rsidRDefault="00807348" w:rsidP="00807348">
                            <w:pPr>
                              <w:jc w:val="center"/>
                              <w:rPr>
                                <w:color w:val="FF0000"/>
                                <w:sz w:val="32"/>
                                <w:szCs w:val="32"/>
                              </w:rPr>
                            </w:pPr>
                            <w:r w:rsidRPr="00807348">
                              <w:rPr>
                                <w:color w:val="FF0000"/>
                                <w:sz w:val="32"/>
                                <w:szCs w:val="32"/>
                              </w:rPr>
                              <w:t>1</w:t>
                            </w:r>
                            <w:r>
                              <w:rPr>
                                <w:color w:val="FF0000"/>
                                <w:sz w:val="32"/>
                                <w:szCs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71A02" id="Text Box 27" o:spid="_x0000_s1095" type="#_x0000_t202" style="position:absolute;left:0;text-align:left;margin-left:623.7pt;margin-top:22.9pt;width:41.7pt;height:27.1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" filled="f" stroked="f" strokeweight=".5pt">
                <v:textbox>
                  <w:txbxContent>
                    <w:p w14:paraId="602B35AE" w14:textId="2EA23E8B" w:rsidR="00807348" w:rsidRPr="00807348" w:rsidRDefault="00807348" w:rsidP="00807348">
                      <w:pPr>
                        <w:jc w:val="center"/>
                        <w:rPr>
                          <w:color w:val="FF0000"/>
                          <w:sz w:val="32"/>
                          <w:szCs w:val="32"/>
                        </w:rPr>
                      </w:pPr>
                      <w:r w:rsidRPr="00807348">
                        <w:rPr>
                          <w:color w:val="FF0000"/>
                          <w:sz w:val="32"/>
                          <w:szCs w:val="32"/>
                        </w:rPr>
                        <w:t>1</w:t>
                      </w:r>
                      <w:r>
                        <w:rPr>
                          <w:color w:val="FF0000"/>
                          <w:sz w:val="32"/>
                          <w:szCs w:val="32"/>
                        </w:rPr>
                        <w:t>3</w:t>
                      </w:r>
                    </w:p>
                  </w:txbxContent>
                </v:textbox>
              </v:shape>
            </w:pict>
          </mc:Fallback>
        </mc:AlternateContent>
      </w:r>
      <w:r>
        <w:rPr>
          <w:noProof/>
        </w:rPr>
        <mc:AlternateContent>
          <mc:Choice Requires="wps">
            <w:drawing>
              <wp:anchor distT="0" distB="0" distL="114300" distR="114300" simplePos="0" relativeHeight="251658263" behindDoc="0" locked="0" layoutInCell="1" allowOverlap="1" wp14:anchorId="6F22E051" wp14:editId="32CA5AB5">
                <wp:simplePos x="0" y="0"/>
                <wp:positionH relativeFrom="column">
                  <wp:posOffset>7501918</wp:posOffset>
                </wp:positionH>
                <wp:positionV relativeFrom="paragraph">
                  <wp:posOffset>289144</wp:posOffset>
                </wp:positionV>
                <wp:extent cx="529628" cy="344031"/>
                <wp:effectExtent l="0" t="0" r="0" b="0"/>
                <wp:wrapNone/>
                <wp:docPr id="28" name="Text Box 28"/>
                <wp:cNvGraphicFramePr/>
                <a:graphic xmlns:a="http://schemas.openxmlformats.org/drawingml/2006/main">
                  <a:graphicData uri="http://schemas.microsoft.com/office/word/2010/wordprocessingShape">
                    <wps:wsp>
                      <wps:cNvSpPr txBox="1"/>
                      <wps:spPr>
                        <a:xfrm>
                          <a:off x="0" y="0"/>
                          <a:ext cx="529628" cy="344031"/>
                        </a:xfrm>
                        <a:prstGeom prst="rect">
                          <a:avLst/>
                        </a:prstGeom>
                        <a:noFill/>
                        <a:ln w="6350">
                          <a:noFill/>
                        </a:ln>
                      </wps:spPr>
                      <wps:txbx>
                        <w:txbxContent>
                          <w:p w14:paraId="491495AB" w14:textId="26F92F87" w:rsidR="00807348" w:rsidRPr="00807348" w:rsidRDefault="00807348" w:rsidP="00807348">
                            <w:pPr>
                              <w:jc w:val="center"/>
                              <w:rPr>
                                <w:color w:val="FF0000"/>
                                <w:sz w:val="32"/>
                                <w:szCs w:val="32"/>
                              </w:rPr>
                            </w:pPr>
                            <w:r w:rsidRPr="00807348">
                              <w:rPr>
                                <w:color w:val="FF0000"/>
                                <w:sz w:val="32"/>
                                <w:szCs w:val="32"/>
                              </w:rPr>
                              <w:t>1</w:t>
                            </w:r>
                            <w:r>
                              <w:rPr>
                                <w:color w:val="FF0000"/>
                                <w:sz w:val="32"/>
                                <w:szCs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2E051" id="Text Box 28" o:spid="_x0000_s1096" type="#_x0000_t202" style="position:absolute;left:0;text-align:left;margin-left:590.7pt;margin-top:22.75pt;width:41.7pt;height:27.1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" filled="f" stroked="f" strokeweight=".5pt">
                <v:textbox>
                  <w:txbxContent>
                    <w:p w14:paraId="491495AB" w14:textId="26F92F87" w:rsidR="00807348" w:rsidRPr="00807348" w:rsidRDefault="00807348" w:rsidP="00807348">
                      <w:pPr>
                        <w:jc w:val="center"/>
                        <w:rPr>
                          <w:color w:val="FF0000"/>
                          <w:sz w:val="32"/>
                          <w:szCs w:val="32"/>
                        </w:rPr>
                      </w:pPr>
                      <w:r w:rsidRPr="00807348">
                        <w:rPr>
                          <w:color w:val="FF0000"/>
                          <w:sz w:val="32"/>
                          <w:szCs w:val="32"/>
                        </w:rPr>
                        <w:t>1</w:t>
                      </w:r>
                      <w:r>
                        <w:rPr>
                          <w:color w:val="FF0000"/>
                          <w:sz w:val="32"/>
                          <w:szCs w:val="32"/>
                        </w:rPr>
                        <w:t>2</w:t>
                      </w:r>
                    </w:p>
                  </w:txbxContent>
                </v:textbox>
              </v:shape>
            </w:pict>
          </mc:Fallback>
        </mc:AlternateContent>
      </w:r>
      <w:r>
        <w:rPr>
          <w:noProof/>
        </w:rPr>
        <mc:AlternateContent>
          <mc:Choice Requires="wps">
            <w:drawing>
              <wp:anchor distT="0" distB="0" distL="114300" distR="114300" simplePos="0" relativeHeight="251658264" behindDoc="0" locked="0" layoutInCell="1" allowOverlap="1" wp14:anchorId="58020DE9" wp14:editId="751F83AD">
                <wp:simplePos x="0" y="0"/>
                <wp:positionH relativeFrom="column">
                  <wp:posOffset>7070968</wp:posOffset>
                </wp:positionH>
                <wp:positionV relativeFrom="paragraph">
                  <wp:posOffset>289144</wp:posOffset>
                </wp:positionV>
                <wp:extent cx="529628" cy="344031"/>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29628" cy="344031"/>
                        </a:xfrm>
                        <a:prstGeom prst="rect">
                          <a:avLst/>
                        </a:prstGeom>
                        <a:noFill/>
                        <a:ln w="6350">
                          <a:noFill/>
                        </a:ln>
                      </wps:spPr>
                      <wps:txbx>
                        <w:txbxContent>
                          <w:p w14:paraId="65433951" w14:textId="5BC9AC86" w:rsidR="00807348" w:rsidRPr="00807348" w:rsidRDefault="00807348" w:rsidP="00807348">
                            <w:pPr>
                              <w:jc w:val="center"/>
                              <w:rPr>
                                <w:color w:val="FF0000"/>
                                <w:sz w:val="32"/>
                                <w:szCs w:val="32"/>
                              </w:rPr>
                            </w:pPr>
                            <w:r w:rsidRPr="00807348">
                              <w:rPr>
                                <w:color w:val="FF0000"/>
                                <w:sz w:val="32"/>
                                <w:szCs w:val="32"/>
                              </w:rPr>
                              <w:t>1</w:t>
                            </w:r>
                            <w:r>
                              <w:rPr>
                                <w:color w:val="FF0000"/>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20DE9" id="Text Box 29" o:spid="_x0000_s1097" type="#_x0000_t202" style="position:absolute;left:0;text-align:left;margin-left:556.75pt;margin-top:22.75pt;width:41.7pt;height:27.1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" filled="f" stroked="f" strokeweight=".5pt">
                <v:textbox>
                  <w:txbxContent>
                    <w:p w14:paraId="65433951" w14:textId="5BC9AC86" w:rsidR="00807348" w:rsidRPr="00807348" w:rsidRDefault="00807348" w:rsidP="00807348">
                      <w:pPr>
                        <w:jc w:val="center"/>
                        <w:rPr>
                          <w:color w:val="FF0000"/>
                          <w:sz w:val="32"/>
                          <w:szCs w:val="32"/>
                        </w:rPr>
                      </w:pPr>
                      <w:r w:rsidRPr="00807348">
                        <w:rPr>
                          <w:color w:val="FF0000"/>
                          <w:sz w:val="32"/>
                          <w:szCs w:val="32"/>
                        </w:rPr>
                        <w:t>1</w:t>
                      </w:r>
                      <w:r>
                        <w:rPr>
                          <w:color w:val="FF0000"/>
                          <w:sz w:val="32"/>
                          <w:szCs w:val="32"/>
                        </w:rPr>
                        <w:t>1</w:t>
                      </w:r>
                    </w:p>
                  </w:txbxContent>
                </v:textbox>
              </v:shape>
            </w:pict>
          </mc:Fallback>
        </mc:AlternateContent>
      </w:r>
      <w:r>
        <w:rPr>
          <w:noProof/>
        </w:rPr>
        <mc:AlternateContent>
          <mc:Choice Requires="wps">
            <w:drawing>
              <wp:anchor distT="0" distB="0" distL="114300" distR="114300" simplePos="0" relativeHeight="251658265" behindDoc="0" locked="0" layoutInCell="1" allowOverlap="1" wp14:anchorId="76EEF849" wp14:editId="4C4FD07B">
                <wp:simplePos x="0" y="0"/>
                <wp:positionH relativeFrom="column">
                  <wp:posOffset>6630773</wp:posOffset>
                </wp:positionH>
                <wp:positionV relativeFrom="paragraph">
                  <wp:posOffset>290979</wp:posOffset>
                </wp:positionV>
                <wp:extent cx="529628" cy="344031"/>
                <wp:effectExtent l="0" t="0" r="0" b="0"/>
                <wp:wrapNone/>
                <wp:docPr id="30" name="Text Box 30"/>
                <wp:cNvGraphicFramePr/>
                <a:graphic xmlns:a="http://schemas.openxmlformats.org/drawingml/2006/main">
                  <a:graphicData uri="http://schemas.microsoft.com/office/word/2010/wordprocessingShape">
                    <wps:wsp>
                      <wps:cNvSpPr txBox="1"/>
                      <wps:spPr>
                        <a:xfrm>
                          <a:off x="0" y="0"/>
                          <a:ext cx="529628" cy="344031"/>
                        </a:xfrm>
                        <a:prstGeom prst="rect">
                          <a:avLst/>
                        </a:prstGeom>
                        <a:noFill/>
                        <a:ln w="6350">
                          <a:noFill/>
                        </a:ln>
                      </wps:spPr>
                      <wps:txbx>
                        <w:txbxContent>
                          <w:p w14:paraId="2971A0AB" w14:textId="440315FF" w:rsidR="00807348" w:rsidRPr="00807348" w:rsidRDefault="00807348" w:rsidP="00807348">
                            <w:pPr>
                              <w:jc w:val="center"/>
                              <w:rPr>
                                <w:color w:val="FF0000"/>
                                <w:sz w:val="32"/>
                                <w:szCs w:val="32"/>
                              </w:rPr>
                            </w:pPr>
                            <w:r w:rsidRPr="00807348">
                              <w:rPr>
                                <w:color w:val="FF0000"/>
                                <w:sz w:val="32"/>
                                <w:szCs w:val="32"/>
                              </w:rPr>
                              <w:t>1</w:t>
                            </w:r>
                            <w:r>
                              <w:rPr>
                                <w:color w:val="FF0000"/>
                                <w:sz w:val="32"/>
                                <w:szCs w:val="32"/>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EF849" id="Text Box 30" o:spid="_x0000_s1098" type="#_x0000_t202" style="position:absolute;left:0;text-align:left;margin-left:522.1pt;margin-top:22.9pt;width:41.7pt;height:27.1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" filled="f" stroked="f" strokeweight=".5pt">
                <v:textbox>
                  <w:txbxContent>
                    <w:p w14:paraId="2971A0AB" w14:textId="440315FF" w:rsidR="00807348" w:rsidRPr="00807348" w:rsidRDefault="00807348" w:rsidP="00807348">
                      <w:pPr>
                        <w:jc w:val="center"/>
                        <w:rPr>
                          <w:color w:val="FF0000"/>
                          <w:sz w:val="32"/>
                          <w:szCs w:val="32"/>
                        </w:rPr>
                      </w:pPr>
                      <w:r w:rsidRPr="00807348">
                        <w:rPr>
                          <w:color w:val="FF0000"/>
                          <w:sz w:val="32"/>
                          <w:szCs w:val="32"/>
                        </w:rPr>
                        <w:t>1</w:t>
                      </w:r>
                      <w:r>
                        <w:rPr>
                          <w:color w:val="FF0000"/>
                          <w:sz w:val="32"/>
                          <w:szCs w:val="32"/>
                        </w:rPr>
                        <w:t>0</w:t>
                      </w:r>
                    </w:p>
                  </w:txbxContent>
                </v:textbox>
              </v:shape>
            </w:pict>
          </mc:Fallback>
        </mc:AlternateContent>
      </w:r>
      <w:r>
        <w:rPr>
          <w:noProof/>
        </w:rPr>
        <mc:AlternateContent>
          <mc:Choice Requires="wps">
            <w:drawing>
              <wp:anchor distT="0" distB="0" distL="114300" distR="114300" simplePos="0" relativeHeight="251658266" behindDoc="0" locked="0" layoutInCell="1" allowOverlap="1" wp14:anchorId="7135FE45" wp14:editId="656288FD">
                <wp:simplePos x="0" y="0"/>
                <wp:positionH relativeFrom="column">
                  <wp:posOffset>6239200</wp:posOffset>
                </wp:positionH>
                <wp:positionV relativeFrom="paragraph">
                  <wp:posOffset>303609</wp:posOffset>
                </wp:positionV>
                <wp:extent cx="529628" cy="344031"/>
                <wp:effectExtent l="0" t="0" r="0" b="0"/>
                <wp:wrapNone/>
                <wp:docPr id="31" name="Text Box 31"/>
                <wp:cNvGraphicFramePr/>
                <a:graphic xmlns:a="http://schemas.openxmlformats.org/drawingml/2006/main">
                  <a:graphicData uri="http://schemas.microsoft.com/office/word/2010/wordprocessingShape">
                    <wps:wsp>
                      <wps:cNvSpPr txBox="1"/>
                      <wps:spPr>
                        <a:xfrm>
                          <a:off x="0" y="0"/>
                          <a:ext cx="529628" cy="344031"/>
                        </a:xfrm>
                        <a:prstGeom prst="rect">
                          <a:avLst/>
                        </a:prstGeom>
                        <a:noFill/>
                        <a:ln w="6350">
                          <a:noFill/>
                        </a:ln>
                      </wps:spPr>
                      <wps:txbx>
                        <w:txbxContent>
                          <w:p w14:paraId="6457C12E" w14:textId="426A6A88" w:rsidR="00807348" w:rsidRPr="00807348" w:rsidRDefault="00807348" w:rsidP="00807348">
                            <w:pPr>
                              <w:jc w:val="center"/>
                              <w:rPr>
                                <w:color w:val="FF0000"/>
                                <w:sz w:val="32"/>
                                <w:szCs w:val="32"/>
                              </w:rPr>
                            </w:pPr>
                            <w:r>
                              <w:rPr>
                                <w:color w:val="FF0000"/>
                                <w:sz w:val="32"/>
                                <w:szCs w:val="32"/>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5FE45" id="Text Box 31" o:spid="_x0000_s1099" type="#_x0000_t202" style="position:absolute;left:0;text-align:left;margin-left:491.3pt;margin-top:23.9pt;width:41.7pt;height:27.1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" filled="f" stroked="f" strokeweight=".5pt">
                <v:textbox>
                  <w:txbxContent>
                    <w:p w14:paraId="6457C12E" w14:textId="426A6A88" w:rsidR="00807348" w:rsidRPr="00807348" w:rsidRDefault="00807348" w:rsidP="00807348">
                      <w:pPr>
                        <w:jc w:val="center"/>
                        <w:rPr>
                          <w:color w:val="FF0000"/>
                          <w:sz w:val="32"/>
                          <w:szCs w:val="32"/>
                        </w:rPr>
                      </w:pPr>
                      <w:r>
                        <w:rPr>
                          <w:color w:val="FF0000"/>
                          <w:sz w:val="32"/>
                          <w:szCs w:val="32"/>
                        </w:rPr>
                        <w:t>9</w:t>
                      </w:r>
                    </w:p>
                  </w:txbxContent>
                </v:textbox>
              </v:shape>
            </w:pict>
          </mc:Fallback>
        </mc:AlternateContent>
      </w:r>
      <w:r>
        <w:rPr>
          <w:noProof/>
        </w:rPr>
        <mc:AlternateContent>
          <mc:Choice Requires="wps">
            <w:drawing>
              <wp:anchor distT="0" distB="0" distL="114300" distR="114300" simplePos="0" relativeHeight="251658267" behindDoc="0" locked="0" layoutInCell="1" allowOverlap="1" wp14:anchorId="72786163" wp14:editId="090AF3DD">
                <wp:simplePos x="0" y="0"/>
                <wp:positionH relativeFrom="column">
                  <wp:posOffset>5785530</wp:posOffset>
                </wp:positionH>
                <wp:positionV relativeFrom="paragraph">
                  <wp:posOffset>297894</wp:posOffset>
                </wp:positionV>
                <wp:extent cx="529628" cy="344031"/>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29628" cy="344031"/>
                        </a:xfrm>
                        <a:prstGeom prst="rect">
                          <a:avLst/>
                        </a:prstGeom>
                        <a:noFill/>
                        <a:ln w="6350">
                          <a:noFill/>
                        </a:ln>
                      </wps:spPr>
                      <wps:txbx>
                        <w:txbxContent>
                          <w:p w14:paraId="2BB26A86" w14:textId="6677BC32" w:rsidR="00807348" w:rsidRPr="00807348" w:rsidRDefault="00807348" w:rsidP="00807348">
                            <w:pPr>
                              <w:jc w:val="center"/>
                              <w:rPr>
                                <w:color w:val="FF0000"/>
                                <w:sz w:val="32"/>
                                <w:szCs w:val="32"/>
                              </w:rPr>
                            </w:pPr>
                            <w:r>
                              <w:rPr>
                                <w:color w:val="FF0000"/>
                                <w:sz w:val="32"/>
                                <w:szCs w:val="32"/>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86163" id="Text Box 32" o:spid="_x0000_s1100" type="#_x0000_t202" style="position:absolute;left:0;text-align:left;margin-left:455.55pt;margin-top:23.45pt;width:41.7pt;height:27.1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" filled="f" stroked="f" strokeweight=".5pt">
                <v:textbox>
                  <w:txbxContent>
                    <w:p w14:paraId="2BB26A86" w14:textId="6677BC32" w:rsidR="00807348" w:rsidRPr="00807348" w:rsidRDefault="00807348" w:rsidP="00807348">
                      <w:pPr>
                        <w:jc w:val="center"/>
                        <w:rPr>
                          <w:color w:val="FF0000"/>
                          <w:sz w:val="32"/>
                          <w:szCs w:val="32"/>
                        </w:rPr>
                      </w:pPr>
                      <w:r>
                        <w:rPr>
                          <w:color w:val="FF0000"/>
                          <w:sz w:val="32"/>
                          <w:szCs w:val="32"/>
                        </w:rPr>
                        <w:t>8</w:t>
                      </w:r>
                    </w:p>
                  </w:txbxContent>
                </v:textbox>
              </v:shape>
            </w:pict>
          </mc:Fallback>
        </mc:AlternateContent>
      </w:r>
      <w:r>
        <w:rPr>
          <w:noProof/>
        </w:rPr>
        <mc:AlternateContent>
          <mc:Choice Requires="wps">
            <w:drawing>
              <wp:anchor distT="0" distB="0" distL="114300" distR="114300" simplePos="0" relativeHeight="251658274" behindDoc="0" locked="0" layoutInCell="1" allowOverlap="1" wp14:anchorId="11EA40DB" wp14:editId="0679EA0D">
                <wp:simplePos x="0" y="0"/>
                <wp:positionH relativeFrom="column">
                  <wp:posOffset>5361846</wp:posOffset>
                </wp:positionH>
                <wp:positionV relativeFrom="paragraph">
                  <wp:posOffset>302269</wp:posOffset>
                </wp:positionV>
                <wp:extent cx="529628" cy="344031"/>
                <wp:effectExtent l="0" t="0" r="0" b="0"/>
                <wp:wrapNone/>
                <wp:docPr id="68" name="Text Box 68"/>
                <wp:cNvGraphicFramePr/>
                <a:graphic xmlns:a="http://schemas.openxmlformats.org/drawingml/2006/main">
                  <a:graphicData uri="http://schemas.microsoft.com/office/word/2010/wordprocessingShape">
                    <wps:wsp>
                      <wps:cNvSpPr txBox="1"/>
                      <wps:spPr>
                        <a:xfrm>
                          <a:off x="0" y="0"/>
                          <a:ext cx="529628" cy="344031"/>
                        </a:xfrm>
                        <a:prstGeom prst="rect">
                          <a:avLst/>
                        </a:prstGeom>
                        <a:noFill/>
                        <a:ln w="6350">
                          <a:noFill/>
                        </a:ln>
                      </wps:spPr>
                      <wps:txbx>
                        <w:txbxContent>
                          <w:p w14:paraId="7D9E6B93" w14:textId="2E9DA73B" w:rsidR="00807348" w:rsidRPr="00807348" w:rsidRDefault="00807348" w:rsidP="00807348">
                            <w:pPr>
                              <w:jc w:val="center"/>
                              <w:rPr>
                                <w:color w:val="FF0000"/>
                                <w:sz w:val="32"/>
                                <w:szCs w:val="32"/>
                              </w:rPr>
                            </w:pPr>
                            <w:r>
                              <w:rPr>
                                <w:color w:val="FF0000"/>
                                <w:sz w:val="32"/>
                                <w:szCs w:val="32"/>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A40DB" id="Text Box 68" o:spid="_x0000_s1101" type="#_x0000_t202" style="position:absolute;left:0;text-align:left;margin-left:422.2pt;margin-top:23.8pt;width:41.7pt;height:27.1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" filled="f" stroked="f" strokeweight=".5pt">
                <v:textbox>
                  <w:txbxContent>
                    <w:p w14:paraId="7D9E6B93" w14:textId="2E9DA73B" w:rsidR="00807348" w:rsidRPr="00807348" w:rsidRDefault="00807348" w:rsidP="00807348">
                      <w:pPr>
                        <w:jc w:val="center"/>
                        <w:rPr>
                          <w:color w:val="FF0000"/>
                          <w:sz w:val="32"/>
                          <w:szCs w:val="32"/>
                        </w:rPr>
                      </w:pPr>
                      <w:r>
                        <w:rPr>
                          <w:color w:val="FF0000"/>
                          <w:sz w:val="32"/>
                          <w:szCs w:val="32"/>
                        </w:rPr>
                        <w:t>7</w:t>
                      </w:r>
                    </w:p>
                  </w:txbxContent>
                </v:textbox>
              </v:shape>
            </w:pict>
          </mc:Fallback>
        </mc:AlternateContent>
      </w:r>
      <w:r>
        <w:rPr>
          <w:noProof/>
        </w:rPr>
        <mc:AlternateContent>
          <mc:Choice Requires="wps">
            <w:drawing>
              <wp:anchor distT="0" distB="0" distL="114300" distR="114300" simplePos="0" relativeHeight="251658273" behindDoc="0" locked="0" layoutInCell="1" allowOverlap="1" wp14:anchorId="00330F78" wp14:editId="2778A7D2">
                <wp:simplePos x="0" y="0"/>
                <wp:positionH relativeFrom="column">
                  <wp:posOffset>4932871</wp:posOffset>
                </wp:positionH>
                <wp:positionV relativeFrom="paragraph">
                  <wp:posOffset>279898</wp:posOffset>
                </wp:positionV>
                <wp:extent cx="529628" cy="344031"/>
                <wp:effectExtent l="0" t="0" r="0" b="0"/>
                <wp:wrapNone/>
                <wp:docPr id="38" name="Text Box 38"/>
                <wp:cNvGraphicFramePr/>
                <a:graphic xmlns:a="http://schemas.openxmlformats.org/drawingml/2006/main">
                  <a:graphicData uri="http://schemas.microsoft.com/office/word/2010/wordprocessingShape">
                    <wps:wsp>
                      <wps:cNvSpPr txBox="1"/>
                      <wps:spPr>
                        <a:xfrm>
                          <a:off x="0" y="0"/>
                          <a:ext cx="529628" cy="344031"/>
                        </a:xfrm>
                        <a:prstGeom prst="rect">
                          <a:avLst/>
                        </a:prstGeom>
                        <a:noFill/>
                        <a:ln w="6350">
                          <a:noFill/>
                        </a:ln>
                      </wps:spPr>
                      <wps:txbx>
                        <w:txbxContent>
                          <w:p w14:paraId="4AE51D46" w14:textId="1AFF04B1" w:rsidR="00807348" w:rsidRPr="00807348" w:rsidRDefault="00807348" w:rsidP="00807348">
                            <w:pPr>
                              <w:jc w:val="center"/>
                              <w:rPr>
                                <w:color w:val="FF0000"/>
                                <w:sz w:val="32"/>
                                <w:szCs w:val="32"/>
                              </w:rPr>
                            </w:pPr>
                            <w:r>
                              <w:rPr>
                                <w:color w:val="FF0000"/>
                                <w:sz w:val="32"/>
                                <w:szCs w:val="3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30F78" id="Text Box 38" o:spid="_x0000_s1102" type="#_x0000_t202" style="position:absolute;left:0;text-align:left;margin-left:388.4pt;margin-top:22.05pt;width:41.7pt;height:27.1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" filled="f" stroked="f" strokeweight=".5pt">
                <v:textbox>
                  <w:txbxContent>
                    <w:p w14:paraId="4AE51D46" w14:textId="1AFF04B1" w:rsidR="00807348" w:rsidRPr="00807348" w:rsidRDefault="00807348" w:rsidP="00807348">
                      <w:pPr>
                        <w:jc w:val="center"/>
                        <w:rPr>
                          <w:color w:val="FF0000"/>
                          <w:sz w:val="32"/>
                          <w:szCs w:val="32"/>
                        </w:rPr>
                      </w:pPr>
                      <w:r>
                        <w:rPr>
                          <w:color w:val="FF0000"/>
                          <w:sz w:val="32"/>
                          <w:szCs w:val="32"/>
                        </w:rPr>
                        <w:t>6</w:t>
                      </w:r>
                    </w:p>
                  </w:txbxContent>
                </v:textbox>
              </v:shape>
            </w:pict>
          </mc:Fallback>
        </mc:AlternateContent>
      </w:r>
      <w:r>
        <w:rPr>
          <w:noProof/>
        </w:rPr>
        <mc:AlternateContent>
          <mc:Choice Requires="wps">
            <w:drawing>
              <wp:anchor distT="0" distB="0" distL="114300" distR="114300" simplePos="0" relativeHeight="251658272" behindDoc="0" locked="0" layoutInCell="1" allowOverlap="1" wp14:anchorId="59712A09" wp14:editId="6F971A74">
                <wp:simplePos x="0" y="0"/>
                <wp:positionH relativeFrom="column">
                  <wp:posOffset>4503277</wp:posOffset>
                </wp:positionH>
                <wp:positionV relativeFrom="paragraph">
                  <wp:posOffset>280394</wp:posOffset>
                </wp:positionV>
                <wp:extent cx="529628" cy="344031"/>
                <wp:effectExtent l="0" t="0" r="0" b="0"/>
                <wp:wrapNone/>
                <wp:docPr id="37" name="Text Box 37"/>
                <wp:cNvGraphicFramePr/>
                <a:graphic xmlns:a="http://schemas.openxmlformats.org/drawingml/2006/main">
                  <a:graphicData uri="http://schemas.microsoft.com/office/word/2010/wordprocessingShape">
                    <wps:wsp>
                      <wps:cNvSpPr txBox="1"/>
                      <wps:spPr>
                        <a:xfrm>
                          <a:off x="0" y="0"/>
                          <a:ext cx="529628" cy="344031"/>
                        </a:xfrm>
                        <a:prstGeom prst="rect">
                          <a:avLst/>
                        </a:prstGeom>
                        <a:noFill/>
                        <a:ln w="6350">
                          <a:noFill/>
                        </a:ln>
                      </wps:spPr>
                      <wps:txbx>
                        <w:txbxContent>
                          <w:p w14:paraId="0D028F37" w14:textId="654AF16A" w:rsidR="00807348" w:rsidRPr="00807348" w:rsidRDefault="00807348" w:rsidP="00807348">
                            <w:pPr>
                              <w:jc w:val="center"/>
                              <w:rPr>
                                <w:color w:val="FF0000"/>
                                <w:sz w:val="32"/>
                                <w:szCs w:val="32"/>
                              </w:rPr>
                            </w:pPr>
                            <w:r>
                              <w:rPr>
                                <w:color w:val="FF0000"/>
                                <w:sz w:val="32"/>
                                <w:szCs w:val="3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12A09" id="Text Box 37" o:spid="_x0000_s1103" type="#_x0000_t202" style="position:absolute;left:0;text-align:left;margin-left:354.6pt;margin-top:22.1pt;width:41.7pt;height:27.1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0JUGwIAADM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" filled="f" stroked="f" strokeweight=".5pt">
                <v:textbox>
                  <w:txbxContent>
                    <w:p w14:paraId="0D028F37" w14:textId="654AF16A" w:rsidR="00807348" w:rsidRPr="00807348" w:rsidRDefault="00807348" w:rsidP="00807348">
                      <w:pPr>
                        <w:jc w:val="center"/>
                        <w:rPr>
                          <w:color w:val="FF0000"/>
                          <w:sz w:val="32"/>
                          <w:szCs w:val="32"/>
                        </w:rPr>
                      </w:pPr>
                      <w:r>
                        <w:rPr>
                          <w:color w:val="FF0000"/>
                          <w:sz w:val="32"/>
                          <w:szCs w:val="32"/>
                        </w:rPr>
                        <w:t>5</w:t>
                      </w:r>
                    </w:p>
                  </w:txbxContent>
                </v:textbox>
              </v:shape>
            </w:pict>
          </mc:Fallback>
        </mc:AlternateContent>
      </w:r>
      <w:r>
        <w:rPr>
          <w:noProof/>
        </w:rPr>
        <mc:AlternateContent>
          <mc:Choice Requires="wps">
            <w:drawing>
              <wp:anchor distT="0" distB="0" distL="114300" distR="114300" simplePos="0" relativeHeight="251658271" behindDoc="0" locked="0" layoutInCell="1" allowOverlap="1" wp14:anchorId="177DAAE7" wp14:editId="215FC89C">
                <wp:simplePos x="0" y="0"/>
                <wp:positionH relativeFrom="column">
                  <wp:posOffset>4072321</wp:posOffset>
                </wp:positionH>
                <wp:positionV relativeFrom="paragraph">
                  <wp:posOffset>286108</wp:posOffset>
                </wp:positionV>
                <wp:extent cx="529628" cy="344031"/>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29628" cy="344031"/>
                        </a:xfrm>
                        <a:prstGeom prst="rect">
                          <a:avLst/>
                        </a:prstGeom>
                        <a:noFill/>
                        <a:ln w="6350">
                          <a:noFill/>
                        </a:ln>
                      </wps:spPr>
                      <wps:txbx>
                        <w:txbxContent>
                          <w:p w14:paraId="3D8C8A62" w14:textId="0AA5E709" w:rsidR="00807348" w:rsidRPr="00807348" w:rsidRDefault="00807348" w:rsidP="00807348">
                            <w:pPr>
                              <w:jc w:val="center"/>
                              <w:rPr>
                                <w:color w:val="FF0000"/>
                                <w:sz w:val="32"/>
                                <w:szCs w:val="32"/>
                              </w:rPr>
                            </w:pPr>
                            <w:r>
                              <w:rPr>
                                <w:color w:val="FF0000"/>
                                <w:sz w:val="32"/>
                                <w:szCs w:val="3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DAAE7" id="Text Box 36" o:spid="_x0000_s1104" type="#_x0000_t202" style="position:absolute;left:0;text-align:left;margin-left:320.65pt;margin-top:22.55pt;width:41.7pt;height:27.1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" filled="f" stroked="f" strokeweight=".5pt">
                <v:textbox>
                  <w:txbxContent>
                    <w:p w14:paraId="3D8C8A62" w14:textId="0AA5E709" w:rsidR="00807348" w:rsidRPr="00807348" w:rsidRDefault="00807348" w:rsidP="00807348">
                      <w:pPr>
                        <w:jc w:val="center"/>
                        <w:rPr>
                          <w:color w:val="FF0000"/>
                          <w:sz w:val="32"/>
                          <w:szCs w:val="32"/>
                        </w:rPr>
                      </w:pPr>
                      <w:r>
                        <w:rPr>
                          <w:color w:val="FF0000"/>
                          <w:sz w:val="32"/>
                          <w:szCs w:val="32"/>
                        </w:rPr>
                        <w:t>4</w:t>
                      </w:r>
                    </w:p>
                  </w:txbxContent>
                </v:textbox>
              </v:shape>
            </w:pict>
          </mc:Fallback>
        </mc:AlternateContent>
      </w:r>
      <w:r>
        <w:rPr>
          <w:noProof/>
        </w:rPr>
        <mc:AlternateContent>
          <mc:Choice Requires="wps">
            <w:drawing>
              <wp:anchor distT="0" distB="0" distL="114300" distR="114300" simplePos="0" relativeHeight="251658270" behindDoc="0" locked="0" layoutInCell="1" allowOverlap="1" wp14:anchorId="1B7E14E3" wp14:editId="7BB98D99">
                <wp:simplePos x="0" y="0"/>
                <wp:positionH relativeFrom="column">
                  <wp:posOffset>3649974</wp:posOffset>
                </wp:positionH>
                <wp:positionV relativeFrom="paragraph">
                  <wp:posOffset>289144</wp:posOffset>
                </wp:positionV>
                <wp:extent cx="529628" cy="344031"/>
                <wp:effectExtent l="0" t="0" r="0" b="0"/>
                <wp:wrapNone/>
                <wp:docPr id="35" name="Text Box 35"/>
                <wp:cNvGraphicFramePr/>
                <a:graphic xmlns:a="http://schemas.openxmlformats.org/drawingml/2006/main">
                  <a:graphicData uri="http://schemas.microsoft.com/office/word/2010/wordprocessingShape">
                    <wps:wsp>
                      <wps:cNvSpPr txBox="1"/>
                      <wps:spPr>
                        <a:xfrm>
                          <a:off x="0" y="0"/>
                          <a:ext cx="529628" cy="344031"/>
                        </a:xfrm>
                        <a:prstGeom prst="rect">
                          <a:avLst/>
                        </a:prstGeom>
                        <a:noFill/>
                        <a:ln w="6350">
                          <a:noFill/>
                        </a:ln>
                      </wps:spPr>
                      <wps:txbx>
                        <w:txbxContent>
                          <w:p w14:paraId="58A89222" w14:textId="25DC316C" w:rsidR="00807348" w:rsidRPr="00807348" w:rsidRDefault="00807348" w:rsidP="00807348">
                            <w:pPr>
                              <w:jc w:val="center"/>
                              <w:rPr>
                                <w:color w:val="FF0000"/>
                                <w:sz w:val="32"/>
                                <w:szCs w:val="32"/>
                              </w:rPr>
                            </w:pPr>
                            <w:r>
                              <w:rPr>
                                <w:color w:val="FF0000"/>
                                <w:sz w:val="32"/>
                                <w:szCs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E14E3" id="Text Box 35" o:spid="_x0000_s1105" type="#_x0000_t202" style="position:absolute;left:0;text-align:left;margin-left:287.4pt;margin-top:22.75pt;width:41.7pt;height:27.1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" filled="f" stroked="f" strokeweight=".5pt">
                <v:textbox>
                  <w:txbxContent>
                    <w:p w14:paraId="58A89222" w14:textId="25DC316C" w:rsidR="00807348" w:rsidRPr="00807348" w:rsidRDefault="00807348" w:rsidP="00807348">
                      <w:pPr>
                        <w:jc w:val="center"/>
                        <w:rPr>
                          <w:color w:val="FF0000"/>
                          <w:sz w:val="32"/>
                          <w:szCs w:val="32"/>
                        </w:rPr>
                      </w:pPr>
                      <w:r>
                        <w:rPr>
                          <w:color w:val="FF0000"/>
                          <w:sz w:val="32"/>
                          <w:szCs w:val="32"/>
                        </w:rPr>
                        <w:t>3</w:t>
                      </w:r>
                    </w:p>
                  </w:txbxContent>
                </v:textbox>
              </v:shape>
            </w:pict>
          </mc:Fallback>
        </mc:AlternateContent>
      </w:r>
      <w:r>
        <w:rPr>
          <w:noProof/>
        </w:rPr>
        <mc:AlternateContent>
          <mc:Choice Requires="wps">
            <w:drawing>
              <wp:anchor distT="0" distB="0" distL="114300" distR="114300" simplePos="0" relativeHeight="251658269" behindDoc="0" locked="0" layoutInCell="1" allowOverlap="1" wp14:anchorId="452BAADB" wp14:editId="43B98AD3">
                <wp:simplePos x="0" y="0"/>
                <wp:positionH relativeFrom="column">
                  <wp:posOffset>3228416</wp:posOffset>
                </wp:positionH>
                <wp:positionV relativeFrom="paragraph">
                  <wp:posOffset>294224</wp:posOffset>
                </wp:positionV>
                <wp:extent cx="529628" cy="344031"/>
                <wp:effectExtent l="0" t="0" r="0" b="0"/>
                <wp:wrapNone/>
                <wp:docPr id="34" name="Text Box 34"/>
                <wp:cNvGraphicFramePr/>
                <a:graphic xmlns:a="http://schemas.openxmlformats.org/drawingml/2006/main">
                  <a:graphicData uri="http://schemas.microsoft.com/office/word/2010/wordprocessingShape">
                    <wps:wsp>
                      <wps:cNvSpPr txBox="1"/>
                      <wps:spPr>
                        <a:xfrm>
                          <a:off x="0" y="0"/>
                          <a:ext cx="529628" cy="344031"/>
                        </a:xfrm>
                        <a:prstGeom prst="rect">
                          <a:avLst/>
                        </a:prstGeom>
                        <a:noFill/>
                        <a:ln w="6350">
                          <a:noFill/>
                        </a:ln>
                      </wps:spPr>
                      <wps:txbx>
                        <w:txbxContent>
                          <w:p w14:paraId="0D86EBDA" w14:textId="35129A0F" w:rsidR="00807348" w:rsidRPr="00807348" w:rsidRDefault="00807348" w:rsidP="00807348">
                            <w:pPr>
                              <w:jc w:val="center"/>
                              <w:rPr>
                                <w:color w:val="FF0000"/>
                                <w:sz w:val="32"/>
                                <w:szCs w:val="32"/>
                              </w:rPr>
                            </w:pPr>
                            <w:r>
                              <w:rPr>
                                <w:color w:val="FF0000"/>
                                <w:sz w:val="32"/>
                                <w:szCs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BAADB" id="Text Box 34" o:spid="_x0000_s1106" type="#_x0000_t202" style="position:absolute;left:0;text-align:left;margin-left:254.2pt;margin-top:23.15pt;width:41.7pt;height:27.1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" filled="f" stroked="f" strokeweight=".5pt">
                <v:textbox>
                  <w:txbxContent>
                    <w:p w14:paraId="0D86EBDA" w14:textId="35129A0F" w:rsidR="00807348" w:rsidRPr="00807348" w:rsidRDefault="00807348" w:rsidP="00807348">
                      <w:pPr>
                        <w:jc w:val="center"/>
                        <w:rPr>
                          <w:color w:val="FF0000"/>
                          <w:sz w:val="32"/>
                          <w:szCs w:val="32"/>
                        </w:rPr>
                      </w:pPr>
                      <w:r>
                        <w:rPr>
                          <w:color w:val="FF0000"/>
                          <w:sz w:val="32"/>
                          <w:szCs w:val="32"/>
                        </w:rPr>
                        <w:t>2</w:t>
                      </w:r>
                    </w:p>
                  </w:txbxContent>
                </v:textbox>
              </v:shape>
            </w:pict>
          </mc:Fallback>
        </mc:AlternateContent>
      </w:r>
      <w:r>
        <w:rPr>
          <w:noProof/>
        </w:rPr>
        <mc:AlternateContent>
          <mc:Choice Requires="wps">
            <w:drawing>
              <wp:anchor distT="0" distB="0" distL="114300" distR="114300" simplePos="0" relativeHeight="251658268" behindDoc="0" locked="0" layoutInCell="1" allowOverlap="1" wp14:anchorId="7B5B76A6" wp14:editId="05BD227A">
                <wp:simplePos x="0" y="0"/>
                <wp:positionH relativeFrom="column">
                  <wp:posOffset>2804661</wp:posOffset>
                </wp:positionH>
                <wp:positionV relativeFrom="paragraph">
                  <wp:posOffset>288579</wp:posOffset>
                </wp:positionV>
                <wp:extent cx="529628" cy="344031"/>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29628" cy="344031"/>
                        </a:xfrm>
                        <a:prstGeom prst="rect">
                          <a:avLst/>
                        </a:prstGeom>
                        <a:noFill/>
                        <a:ln w="6350">
                          <a:noFill/>
                        </a:ln>
                      </wps:spPr>
                      <wps:txbx>
                        <w:txbxContent>
                          <w:p w14:paraId="488C2210" w14:textId="79EF17E2" w:rsidR="00807348" w:rsidRPr="00807348" w:rsidRDefault="00807348" w:rsidP="00807348">
                            <w:pPr>
                              <w:jc w:val="center"/>
                              <w:rPr>
                                <w:color w:val="FF0000"/>
                                <w:sz w:val="32"/>
                                <w:szCs w:val="32"/>
                              </w:rPr>
                            </w:pPr>
                            <w:r>
                              <w:rPr>
                                <w:color w:val="FF0000"/>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B76A6" id="Text Box 33" o:spid="_x0000_s1107" type="#_x0000_t202" style="position:absolute;left:0;text-align:left;margin-left:220.85pt;margin-top:22.7pt;width:41.7pt;height:27.1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" filled="f" stroked="f" strokeweight=".5pt">
                <v:textbox>
                  <w:txbxContent>
                    <w:p w14:paraId="488C2210" w14:textId="79EF17E2" w:rsidR="00807348" w:rsidRPr="00807348" w:rsidRDefault="00807348" w:rsidP="00807348">
                      <w:pPr>
                        <w:jc w:val="center"/>
                        <w:rPr>
                          <w:color w:val="FF0000"/>
                          <w:sz w:val="32"/>
                          <w:szCs w:val="32"/>
                        </w:rPr>
                      </w:pPr>
                      <w:r>
                        <w:rPr>
                          <w:color w:val="FF0000"/>
                          <w:sz w:val="32"/>
                          <w:szCs w:val="32"/>
                        </w:rPr>
                        <w:t>1</w:t>
                      </w:r>
                    </w:p>
                  </w:txbxContent>
                </v:textbox>
              </v:shape>
            </w:pict>
          </mc:Fallback>
        </mc:AlternateContent>
      </w:r>
      <w:r>
        <w:rPr>
          <w:noProof/>
        </w:rPr>
        <mc:AlternateContent>
          <mc:Choice Requires="wps">
            <w:drawing>
              <wp:anchor distT="0" distB="0" distL="114300" distR="114300" simplePos="0" relativeHeight="251750490" behindDoc="0" locked="0" layoutInCell="1" allowOverlap="1" wp14:anchorId="3F3DA3B2" wp14:editId="352CA436">
                <wp:simplePos x="0" y="0"/>
                <wp:positionH relativeFrom="column">
                  <wp:posOffset>8418308</wp:posOffset>
                </wp:positionH>
                <wp:positionV relativeFrom="paragraph">
                  <wp:posOffset>60936</wp:posOffset>
                </wp:positionV>
                <wp:extent cx="393554" cy="325925"/>
                <wp:effectExtent l="0" t="0" r="26035" b="17145"/>
                <wp:wrapNone/>
                <wp:docPr id="93" name="Rectangle 93"/>
                <wp:cNvGraphicFramePr/>
                <a:graphic xmlns:a="http://schemas.openxmlformats.org/drawingml/2006/main">
                  <a:graphicData uri="http://schemas.microsoft.com/office/word/2010/wordprocessingShape">
                    <wps:wsp>
                      <wps:cNvSpPr/>
                      <wps:spPr>
                        <a:xfrm>
                          <a:off x="0" y="0"/>
                          <a:ext cx="393554" cy="325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737B8" id="Rectangle 93" o:spid="_x0000_s1026" style="position:absolute;margin-left:662.85pt;margin-top:4.8pt;width:31pt;height:25.65pt;z-index:2517504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" filled="f" strokecolor="red" strokeweight="1pt"/>
            </w:pict>
          </mc:Fallback>
        </mc:AlternateContent>
      </w:r>
      <w:r>
        <w:rPr>
          <w:noProof/>
        </w:rPr>
        <mc:AlternateContent>
          <mc:Choice Requires="wps">
            <w:drawing>
              <wp:anchor distT="0" distB="0" distL="114300" distR="114300" simplePos="0" relativeHeight="251748442" behindDoc="0" locked="0" layoutInCell="1" allowOverlap="1" wp14:anchorId="00971F09" wp14:editId="135AB9AF">
                <wp:simplePos x="0" y="0"/>
                <wp:positionH relativeFrom="column">
                  <wp:posOffset>7994058</wp:posOffset>
                </wp:positionH>
                <wp:positionV relativeFrom="paragraph">
                  <wp:posOffset>65241</wp:posOffset>
                </wp:positionV>
                <wp:extent cx="393554" cy="325925"/>
                <wp:effectExtent l="0" t="0" r="26035" b="17145"/>
                <wp:wrapNone/>
                <wp:docPr id="92" name="Rectangle 92"/>
                <wp:cNvGraphicFramePr/>
                <a:graphic xmlns:a="http://schemas.openxmlformats.org/drawingml/2006/main">
                  <a:graphicData uri="http://schemas.microsoft.com/office/word/2010/wordprocessingShape">
                    <wps:wsp>
                      <wps:cNvSpPr/>
                      <wps:spPr>
                        <a:xfrm>
                          <a:off x="0" y="0"/>
                          <a:ext cx="393554" cy="325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78FF3" id="Rectangle 92" o:spid="_x0000_s1026" style="position:absolute;margin-left:629.45pt;margin-top:5.15pt;width:31pt;height:25.65pt;z-index:2517484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" filled="f" strokecolor="red" strokeweight="1pt"/>
            </w:pict>
          </mc:Fallback>
        </mc:AlternateContent>
      </w:r>
      <w:r>
        <w:rPr>
          <w:noProof/>
        </w:rPr>
        <mc:AlternateContent>
          <mc:Choice Requires="wps">
            <w:drawing>
              <wp:anchor distT="0" distB="0" distL="114300" distR="114300" simplePos="0" relativeHeight="251746394" behindDoc="0" locked="0" layoutInCell="1" allowOverlap="1" wp14:anchorId="55785D5E" wp14:editId="7F64785D">
                <wp:simplePos x="0" y="0"/>
                <wp:positionH relativeFrom="column">
                  <wp:posOffset>7564797</wp:posOffset>
                </wp:positionH>
                <wp:positionV relativeFrom="paragraph">
                  <wp:posOffset>60936</wp:posOffset>
                </wp:positionV>
                <wp:extent cx="393554" cy="325925"/>
                <wp:effectExtent l="0" t="0" r="26035" b="17145"/>
                <wp:wrapNone/>
                <wp:docPr id="91" name="Rectangle 91"/>
                <wp:cNvGraphicFramePr/>
                <a:graphic xmlns:a="http://schemas.openxmlformats.org/drawingml/2006/main">
                  <a:graphicData uri="http://schemas.microsoft.com/office/word/2010/wordprocessingShape">
                    <wps:wsp>
                      <wps:cNvSpPr/>
                      <wps:spPr>
                        <a:xfrm>
                          <a:off x="0" y="0"/>
                          <a:ext cx="393554" cy="325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D9B71" id="Rectangle 91" o:spid="_x0000_s1026" style="position:absolute;margin-left:595.65pt;margin-top:4.8pt;width:31pt;height:25.65pt;z-index:2517463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" filled="f" strokecolor="red" strokeweight="1pt"/>
            </w:pict>
          </mc:Fallback>
        </mc:AlternateContent>
      </w:r>
      <w:r>
        <w:rPr>
          <w:noProof/>
        </w:rPr>
        <mc:AlternateContent>
          <mc:Choice Requires="wps">
            <w:drawing>
              <wp:anchor distT="0" distB="0" distL="114300" distR="114300" simplePos="0" relativeHeight="251744346" behindDoc="0" locked="0" layoutInCell="1" allowOverlap="1" wp14:anchorId="6FC03753" wp14:editId="3D73BE71">
                <wp:simplePos x="0" y="0"/>
                <wp:positionH relativeFrom="column">
                  <wp:posOffset>7136172</wp:posOffset>
                </wp:positionH>
                <wp:positionV relativeFrom="paragraph">
                  <wp:posOffset>65311</wp:posOffset>
                </wp:positionV>
                <wp:extent cx="393554" cy="325925"/>
                <wp:effectExtent l="0" t="0" r="26035" b="17145"/>
                <wp:wrapNone/>
                <wp:docPr id="90" name="Rectangle 90"/>
                <wp:cNvGraphicFramePr/>
                <a:graphic xmlns:a="http://schemas.openxmlformats.org/drawingml/2006/main">
                  <a:graphicData uri="http://schemas.microsoft.com/office/word/2010/wordprocessingShape">
                    <wps:wsp>
                      <wps:cNvSpPr/>
                      <wps:spPr>
                        <a:xfrm>
                          <a:off x="0" y="0"/>
                          <a:ext cx="393554" cy="325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7F10B" id="Rectangle 90" o:spid="_x0000_s1026" style="position:absolute;margin-left:561.9pt;margin-top:5.15pt;width:31pt;height:25.65pt;z-index:2517443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" filled="f" strokecolor="red" strokeweight="1pt"/>
            </w:pict>
          </mc:Fallback>
        </mc:AlternateContent>
      </w:r>
      <w:r>
        <w:rPr>
          <w:noProof/>
        </w:rPr>
        <mc:AlternateContent>
          <mc:Choice Requires="wps">
            <w:drawing>
              <wp:anchor distT="0" distB="0" distL="114300" distR="114300" simplePos="0" relativeHeight="251742298" behindDoc="0" locked="0" layoutInCell="1" allowOverlap="1" wp14:anchorId="2BC7F199" wp14:editId="31227BCD">
                <wp:simplePos x="0" y="0"/>
                <wp:positionH relativeFrom="column">
                  <wp:posOffset>6707688</wp:posOffset>
                </wp:positionH>
                <wp:positionV relativeFrom="paragraph">
                  <wp:posOffset>65311</wp:posOffset>
                </wp:positionV>
                <wp:extent cx="393554" cy="325925"/>
                <wp:effectExtent l="0" t="0" r="26035" b="17145"/>
                <wp:wrapNone/>
                <wp:docPr id="89" name="Rectangle 89"/>
                <wp:cNvGraphicFramePr/>
                <a:graphic xmlns:a="http://schemas.openxmlformats.org/drawingml/2006/main">
                  <a:graphicData uri="http://schemas.microsoft.com/office/word/2010/wordprocessingShape">
                    <wps:wsp>
                      <wps:cNvSpPr/>
                      <wps:spPr>
                        <a:xfrm>
                          <a:off x="0" y="0"/>
                          <a:ext cx="393554" cy="325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77BD0" id="Rectangle 89" o:spid="_x0000_s1026" style="position:absolute;margin-left:528.15pt;margin-top:5.15pt;width:31pt;height:25.65pt;z-index:2517422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" filled="f" strokecolor="red" strokeweight="1pt"/>
            </w:pict>
          </mc:Fallback>
        </mc:AlternateContent>
      </w:r>
      <w:r>
        <w:rPr>
          <w:noProof/>
        </w:rPr>
        <mc:AlternateContent>
          <mc:Choice Requires="wps">
            <w:drawing>
              <wp:anchor distT="0" distB="0" distL="114300" distR="114300" simplePos="0" relativeHeight="251740250" behindDoc="0" locked="0" layoutInCell="1" allowOverlap="1" wp14:anchorId="61519570" wp14:editId="7DDA8048">
                <wp:simplePos x="0" y="0"/>
                <wp:positionH relativeFrom="column">
                  <wp:posOffset>6287247</wp:posOffset>
                </wp:positionH>
                <wp:positionV relativeFrom="paragraph">
                  <wp:posOffset>65311</wp:posOffset>
                </wp:positionV>
                <wp:extent cx="393554" cy="325925"/>
                <wp:effectExtent l="0" t="0" r="26035" b="17145"/>
                <wp:wrapNone/>
                <wp:docPr id="88" name="Rectangle 88"/>
                <wp:cNvGraphicFramePr/>
                <a:graphic xmlns:a="http://schemas.openxmlformats.org/drawingml/2006/main">
                  <a:graphicData uri="http://schemas.microsoft.com/office/word/2010/wordprocessingShape">
                    <wps:wsp>
                      <wps:cNvSpPr/>
                      <wps:spPr>
                        <a:xfrm>
                          <a:off x="0" y="0"/>
                          <a:ext cx="393554" cy="325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608B2" id="Rectangle 88" o:spid="_x0000_s1026" style="position:absolute;margin-left:495.05pt;margin-top:5.15pt;width:31pt;height:25.65pt;z-index:251740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" filled="f" strokecolor="red" strokeweight="1pt"/>
            </w:pict>
          </mc:Fallback>
        </mc:AlternateContent>
      </w:r>
      <w:r>
        <w:rPr>
          <w:noProof/>
        </w:rPr>
        <mc:AlternateContent>
          <mc:Choice Requires="wps">
            <w:drawing>
              <wp:anchor distT="0" distB="0" distL="114300" distR="114300" simplePos="0" relativeHeight="251738202" behindDoc="0" locked="0" layoutInCell="1" allowOverlap="1" wp14:anchorId="66D28506" wp14:editId="30763A2E">
                <wp:simplePos x="0" y="0"/>
                <wp:positionH relativeFrom="column">
                  <wp:posOffset>5863067</wp:posOffset>
                </wp:positionH>
                <wp:positionV relativeFrom="paragraph">
                  <wp:posOffset>65311</wp:posOffset>
                </wp:positionV>
                <wp:extent cx="393554" cy="325925"/>
                <wp:effectExtent l="0" t="0" r="26035" b="17145"/>
                <wp:wrapNone/>
                <wp:docPr id="87" name="Rectangle 87"/>
                <wp:cNvGraphicFramePr/>
                <a:graphic xmlns:a="http://schemas.openxmlformats.org/drawingml/2006/main">
                  <a:graphicData uri="http://schemas.microsoft.com/office/word/2010/wordprocessingShape">
                    <wps:wsp>
                      <wps:cNvSpPr/>
                      <wps:spPr>
                        <a:xfrm>
                          <a:off x="0" y="0"/>
                          <a:ext cx="393554" cy="325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16F3E" id="Rectangle 87" o:spid="_x0000_s1026" style="position:absolute;margin-left:461.65pt;margin-top:5.15pt;width:31pt;height:25.65pt;z-index:2517382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" filled="f" strokecolor="red" strokeweight="1pt"/>
            </w:pict>
          </mc:Fallback>
        </mc:AlternateContent>
      </w:r>
      <w:r>
        <w:rPr>
          <w:noProof/>
        </w:rPr>
        <mc:AlternateContent>
          <mc:Choice Requires="wps">
            <w:drawing>
              <wp:anchor distT="0" distB="0" distL="114300" distR="114300" simplePos="0" relativeHeight="251736154" behindDoc="0" locked="0" layoutInCell="1" allowOverlap="1" wp14:anchorId="2E9A7C58" wp14:editId="22E8525E">
                <wp:simplePos x="0" y="0"/>
                <wp:positionH relativeFrom="column">
                  <wp:posOffset>5438817</wp:posOffset>
                </wp:positionH>
                <wp:positionV relativeFrom="paragraph">
                  <wp:posOffset>65241</wp:posOffset>
                </wp:positionV>
                <wp:extent cx="393554" cy="325925"/>
                <wp:effectExtent l="0" t="0" r="26035" b="17145"/>
                <wp:wrapNone/>
                <wp:docPr id="86" name="Rectangle 86"/>
                <wp:cNvGraphicFramePr/>
                <a:graphic xmlns:a="http://schemas.openxmlformats.org/drawingml/2006/main">
                  <a:graphicData uri="http://schemas.microsoft.com/office/word/2010/wordprocessingShape">
                    <wps:wsp>
                      <wps:cNvSpPr/>
                      <wps:spPr>
                        <a:xfrm>
                          <a:off x="0" y="0"/>
                          <a:ext cx="393554" cy="325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484A3B" id="Rectangle 86" o:spid="_x0000_s1026" style="position:absolute;margin-left:428.25pt;margin-top:5.15pt;width:31pt;height:25.65pt;z-index:2517361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" filled="f" strokecolor="red" strokeweight="1pt"/>
            </w:pict>
          </mc:Fallback>
        </mc:AlternateContent>
      </w:r>
      <w:r>
        <w:rPr>
          <w:noProof/>
        </w:rPr>
        <mc:AlternateContent>
          <mc:Choice Requires="wps">
            <w:drawing>
              <wp:anchor distT="0" distB="0" distL="114300" distR="114300" simplePos="0" relativeHeight="251734106" behindDoc="0" locked="0" layoutInCell="1" allowOverlap="1" wp14:anchorId="12718211" wp14:editId="574098DC">
                <wp:simplePos x="0" y="0"/>
                <wp:positionH relativeFrom="column">
                  <wp:posOffset>5010262</wp:posOffset>
                </wp:positionH>
                <wp:positionV relativeFrom="paragraph">
                  <wp:posOffset>60796</wp:posOffset>
                </wp:positionV>
                <wp:extent cx="393554" cy="325925"/>
                <wp:effectExtent l="0" t="0" r="26035" b="17145"/>
                <wp:wrapNone/>
                <wp:docPr id="85" name="Rectangle 85"/>
                <wp:cNvGraphicFramePr/>
                <a:graphic xmlns:a="http://schemas.openxmlformats.org/drawingml/2006/main">
                  <a:graphicData uri="http://schemas.microsoft.com/office/word/2010/wordprocessingShape">
                    <wps:wsp>
                      <wps:cNvSpPr/>
                      <wps:spPr>
                        <a:xfrm>
                          <a:off x="0" y="0"/>
                          <a:ext cx="393554" cy="325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DE9088" id="Rectangle 85" o:spid="_x0000_s1026" style="position:absolute;margin-left:394.5pt;margin-top:4.8pt;width:31pt;height:25.65pt;z-index:2517341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" filled="f" strokecolor="red" strokeweight="1pt"/>
            </w:pict>
          </mc:Fallback>
        </mc:AlternateContent>
      </w:r>
      <w:r>
        <w:rPr>
          <w:noProof/>
        </w:rPr>
        <mc:AlternateContent>
          <mc:Choice Requires="wps">
            <w:drawing>
              <wp:anchor distT="0" distB="0" distL="114300" distR="114300" simplePos="0" relativeHeight="251732058" behindDoc="0" locked="0" layoutInCell="1" allowOverlap="1" wp14:anchorId="5EEC600D" wp14:editId="34B7C6B8">
                <wp:simplePos x="0" y="0"/>
                <wp:positionH relativeFrom="column">
                  <wp:posOffset>4585378</wp:posOffset>
                </wp:positionH>
                <wp:positionV relativeFrom="paragraph">
                  <wp:posOffset>56491</wp:posOffset>
                </wp:positionV>
                <wp:extent cx="393554" cy="325925"/>
                <wp:effectExtent l="0" t="0" r="26035" b="17145"/>
                <wp:wrapNone/>
                <wp:docPr id="84" name="Rectangle 84"/>
                <wp:cNvGraphicFramePr/>
                <a:graphic xmlns:a="http://schemas.openxmlformats.org/drawingml/2006/main">
                  <a:graphicData uri="http://schemas.microsoft.com/office/word/2010/wordprocessingShape">
                    <wps:wsp>
                      <wps:cNvSpPr/>
                      <wps:spPr>
                        <a:xfrm>
                          <a:off x="0" y="0"/>
                          <a:ext cx="393554" cy="325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AEF36" id="Rectangle 84" o:spid="_x0000_s1026" style="position:absolute;margin-left:361.05pt;margin-top:4.45pt;width:31pt;height:25.65pt;z-index:2517320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" filled="f" strokecolor="red" strokeweight="1pt"/>
            </w:pict>
          </mc:Fallback>
        </mc:AlternateContent>
      </w:r>
      <w:r>
        <w:rPr>
          <w:noProof/>
        </w:rPr>
        <mc:AlternateContent>
          <mc:Choice Requires="wps">
            <w:drawing>
              <wp:anchor distT="0" distB="0" distL="114300" distR="114300" simplePos="0" relativeHeight="251730010" behindDoc="0" locked="0" layoutInCell="1" allowOverlap="1" wp14:anchorId="4DAC8964" wp14:editId="2E62B9A6">
                <wp:simplePos x="0" y="0"/>
                <wp:positionH relativeFrom="column">
                  <wp:posOffset>4156752</wp:posOffset>
                </wp:positionH>
                <wp:positionV relativeFrom="paragraph">
                  <wp:posOffset>60936</wp:posOffset>
                </wp:positionV>
                <wp:extent cx="393554" cy="325925"/>
                <wp:effectExtent l="0" t="0" r="26035" b="17145"/>
                <wp:wrapNone/>
                <wp:docPr id="81" name="Rectangle 81"/>
                <wp:cNvGraphicFramePr/>
                <a:graphic xmlns:a="http://schemas.openxmlformats.org/drawingml/2006/main">
                  <a:graphicData uri="http://schemas.microsoft.com/office/word/2010/wordprocessingShape">
                    <wps:wsp>
                      <wps:cNvSpPr/>
                      <wps:spPr>
                        <a:xfrm>
                          <a:off x="0" y="0"/>
                          <a:ext cx="393554" cy="325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D02D23" id="Rectangle 81" o:spid="_x0000_s1026" style="position:absolute;margin-left:327.3pt;margin-top:4.8pt;width:31pt;height:25.65pt;z-index:2517300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" filled="f" strokecolor="red" strokeweight="1pt"/>
            </w:pict>
          </mc:Fallback>
        </mc:AlternateContent>
      </w:r>
      <w:r>
        <w:rPr>
          <w:noProof/>
        </w:rPr>
        <mc:AlternateContent>
          <mc:Choice Requires="wps">
            <w:drawing>
              <wp:anchor distT="0" distB="0" distL="114300" distR="114300" simplePos="0" relativeHeight="251727962" behindDoc="0" locked="0" layoutInCell="1" allowOverlap="1" wp14:anchorId="44CB9A17" wp14:editId="53534133">
                <wp:simplePos x="0" y="0"/>
                <wp:positionH relativeFrom="column">
                  <wp:posOffset>3728197</wp:posOffset>
                </wp:positionH>
                <wp:positionV relativeFrom="paragraph">
                  <wp:posOffset>65241</wp:posOffset>
                </wp:positionV>
                <wp:extent cx="393554" cy="325925"/>
                <wp:effectExtent l="0" t="0" r="26035" b="17145"/>
                <wp:wrapNone/>
                <wp:docPr id="80" name="Rectangle 80"/>
                <wp:cNvGraphicFramePr/>
                <a:graphic xmlns:a="http://schemas.openxmlformats.org/drawingml/2006/main">
                  <a:graphicData uri="http://schemas.microsoft.com/office/word/2010/wordprocessingShape">
                    <wps:wsp>
                      <wps:cNvSpPr/>
                      <wps:spPr>
                        <a:xfrm>
                          <a:off x="0" y="0"/>
                          <a:ext cx="393554" cy="325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CDF56" id="Rectangle 80" o:spid="_x0000_s1026" style="position:absolute;margin-left:293.55pt;margin-top:5.15pt;width:31pt;height:25.65pt;z-index:2517279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" filled="f" strokecolor="red" strokeweight="1pt"/>
            </w:pict>
          </mc:Fallback>
        </mc:AlternateContent>
      </w:r>
      <w:r>
        <w:rPr>
          <w:noProof/>
        </w:rPr>
        <mc:AlternateContent>
          <mc:Choice Requires="wps">
            <w:drawing>
              <wp:anchor distT="0" distB="0" distL="114300" distR="114300" simplePos="0" relativeHeight="251725914" behindDoc="0" locked="0" layoutInCell="1" allowOverlap="1" wp14:anchorId="725BD0D7" wp14:editId="736B7493">
                <wp:simplePos x="0" y="0"/>
                <wp:positionH relativeFrom="column">
                  <wp:posOffset>3304148</wp:posOffset>
                </wp:positionH>
                <wp:positionV relativeFrom="paragraph">
                  <wp:posOffset>60936</wp:posOffset>
                </wp:positionV>
                <wp:extent cx="393554" cy="325925"/>
                <wp:effectExtent l="0" t="0" r="26035" b="17145"/>
                <wp:wrapNone/>
                <wp:docPr id="79" name="Rectangle 79"/>
                <wp:cNvGraphicFramePr/>
                <a:graphic xmlns:a="http://schemas.openxmlformats.org/drawingml/2006/main">
                  <a:graphicData uri="http://schemas.microsoft.com/office/word/2010/wordprocessingShape">
                    <wps:wsp>
                      <wps:cNvSpPr/>
                      <wps:spPr>
                        <a:xfrm>
                          <a:off x="0" y="0"/>
                          <a:ext cx="393554" cy="325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98A98" id="Rectangle 79" o:spid="_x0000_s1026" style="position:absolute;margin-left:260.15pt;margin-top:4.8pt;width:31pt;height:25.65pt;z-index:2517259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" filled="f" strokecolor="red" strokeweight="1pt"/>
            </w:pict>
          </mc:Fallback>
        </mc:AlternateContent>
      </w:r>
      <w:r>
        <w:rPr>
          <w:noProof/>
        </w:rPr>
        <mc:AlternateContent>
          <mc:Choice Requires="wps">
            <w:drawing>
              <wp:anchor distT="0" distB="0" distL="114300" distR="114300" simplePos="0" relativeHeight="251658261" behindDoc="0" locked="0" layoutInCell="1" allowOverlap="1" wp14:anchorId="2A110220" wp14:editId="6A6BCFB7">
                <wp:simplePos x="0" y="0"/>
                <wp:positionH relativeFrom="column">
                  <wp:posOffset>2875933</wp:posOffset>
                </wp:positionH>
                <wp:positionV relativeFrom="paragraph">
                  <wp:posOffset>66119</wp:posOffset>
                </wp:positionV>
                <wp:extent cx="393554" cy="325925"/>
                <wp:effectExtent l="0" t="0" r="26035" b="17145"/>
                <wp:wrapNone/>
                <wp:docPr id="26" name="Rectangle 26"/>
                <wp:cNvGraphicFramePr/>
                <a:graphic xmlns:a="http://schemas.openxmlformats.org/drawingml/2006/main">
                  <a:graphicData uri="http://schemas.microsoft.com/office/word/2010/wordprocessingShape">
                    <wps:wsp>
                      <wps:cNvSpPr/>
                      <wps:spPr>
                        <a:xfrm>
                          <a:off x="0" y="0"/>
                          <a:ext cx="393554" cy="325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8E1F0" id="Rectangle 26" o:spid="_x0000_s1026" style="position:absolute;margin-left:226.45pt;margin-top:5.2pt;width:31pt;height:25.6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" filled="f" strokecolor="red" strokeweight="1pt"/>
            </w:pict>
          </mc:Fallback>
        </mc:AlternateContent>
      </w:r>
      <w:r>
        <w:rPr>
          <w:noProof/>
        </w:rPr>
        <w:drawing>
          <wp:inline distT="0" distB="0" distL="0" distR="0" wp14:anchorId="38B1A6B7" wp14:editId="3175725A">
            <wp:extent cx="8892540" cy="872490"/>
            <wp:effectExtent l="0" t="0" r="381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892540" cy="872490"/>
                    </a:xfrm>
                    <a:prstGeom prst="rect">
                      <a:avLst/>
                    </a:prstGeom>
                  </pic:spPr>
                </pic:pic>
              </a:graphicData>
            </a:graphic>
          </wp:inline>
        </w:drawing>
      </w:r>
    </w:p>
    <w:p w14:paraId="2666D274" w14:textId="01969093" w:rsidR="00652C6C" w:rsidRPr="00FC0CE8" w:rsidRDefault="00652C6C" w:rsidP="00652C6C">
      <w:pPr>
        <w:tabs>
          <w:tab w:val="left" w:pos="3596"/>
        </w:tabs>
        <w:jc w:val="center"/>
        <w:rPr>
          <w:rFonts w:ascii="Times New Roman" w:hAnsi="Times New Roman" w:cs="Times New Roman"/>
          <w:color w:val="FF0000"/>
        </w:rPr>
      </w:pPr>
      <w:r>
        <w:rPr>
          <w:rFonts w:ascii="Times New Roman" w:hAnsi="Times New Roman" w:cs="Times New Roman"/>
        </w:rPr>
        <w:t xml:space="preserve">Figure </w:t>
      </w:r>
      <w:r w:rsidR="00FC0CE8">
        <w:rPr>
          <w:rFonts w:ascii="Times New Roman" w:hAnsi="Times New Roman" w:cs="Times New Roman"/>
        </w:rPr>
        <w:t>3</w:t>
      </w:r>
      <w:r>
        <w:rPr>
          <w:rFonts w:ascii="Times New Roman" w:hAnsi="Times New Roman" w:cs="Times New Roman"/>
        </w:rPr>
        <w:t>.</w:t>
      </w:r>
      <w:r w:rsidR="00E06A78">
        <w:rPr>
          <w:rFonts w:ascii="Times New Roman" w:hAnsi="Times New Roman" w:cs="Times New Roman"/>
        </w:rPr>
        <w:t>4</w:t>
      </w:r>
      <w:r>
        <w:rPr>
          <w:rFonts w:ascii="Times New Roman" w:hAnsi="Times New Roman" w:cs="Times New Roman"/>
        </w:rPr>
        <w:t xml:space="preserve">: The </w:t>
      </w:r>
      <w:r w:rsidR="00FC0CE8" w:rsidRPr="00FC0CE8">
        <w:rPr>
          <w:rFonts w:ascii="Times New Roman" w:hAnsi="Times New Roman" w:cs="Times New Roman"/>
        </w:rPr>
        <w:t>calculation w</w:t>
      </w:r>
      <w:r w:rsidR="00FC0CE8">
        <w:rPr>
          <w:rFonts w:ascii="Times New Roman" w:hAnsi="Times New Roman" w:cs="Times New Roman"/>
        </w:rPr>
        <w:t xml:space="preserve">ill iterate 14 times due to 14 rows in </w:t>
      </w:r>
      <w:r w:rsidR="008F44ED">
        <w:rPr>
          <w:rFonts w:ascii="Times New Roman" w:hAnsi="Times New Roman" w:cs="Times New Roman"/>
        </w:rPr>
        <w:t xml:space="preserve">the </w:t>
      </w:r>
      <w:r w:rsidR="00FC0CE8">
        <w:rPr>
          <w:rFonts w:ascii="Times New Roman" w:hAnsi="Times New Roman" w:cs="Times New Roman"/>
        </w:rPr>
        <w:t>input matrix.</w:t>
      </w:r>
    </w:p>
    <w:p w14:paraId="1D852B31" w14:textId="13026CD0" w:rsidR="00ED38E2" w:rsidRDefault="00ED38E2" w:rsidP="00534B89">
      <w:pPr>
        <w:spacing w:line="360" w:lineRule="auto"/>
        <w:ind w:hanging="142"/>
        <w:jc w:val="center"/>
        <w:rPr>
          <w:rFonts w:ascii="Times New Roman" w:hAnsi="Times New Roman" w:cs="Times New Roman"/>
        </w:rPr>
      </w:pPr>
    </w:p>
    <w:p w14:paraId="6FD6ED56" w14:textId="7861A40C" w:rsidR="00A15EE5" w:rsidRDefault="00A15EE5">
      <w:pPr>
        <w:rPr>
          <w:rFonts w:ascii="Times New Roman" w:hAnsi="Times New Roman" w:cs="Times New Roman"/>
        </w:rPr>
      </w:pPr>
    </w:p>
    <w:p w14:paraId="50B43503" w14:textId="42736D33" w:rsidR="0074635A" w:rsidRDefault="0074635A">
      <w:pPr>
        <w:rPr>
          <w:rFonts w:ascii="Times New Roman" w:hAnsi="Times New Roman" w:cs="Times New Roman"/>
        </w:rPr>
      </w:pPr>
      <w:r>
        <w:rPr>
          <w:rFonts w:ascii="Times New Roman" w:hAnsi="Times New Roman" w:cs="Times New Roman"/>
        </w:rPr>
        <w:br w:type="page"/>
      </w:r>
    </w:p>
    <w:p w14:paraId="61631B58" w14:textId="5BB32C22" w:rsidR="0074635A" w:rsidRDefault="0074635A">
      <w:pPr>
        <w:rPr>
          <w:rFonts w:ascii="Times New Roman" w:hAnsi="Times New Roman" w:cs="Times New Roman"/>
        </w:rPr>
      </w:pPr>
    </w:p>
    <w:p w14:paraId="134A1609" w14:textId="0E90B7ED" w:rsidR="0074635A" w:rsidRDefault="0074635A" w:rsidP="0074635A">
      <w:pPr>
        <w:jc w:val="center"/>
        <w:rPr>
          <w:rFonts w:ascii="Times New Roman" w:hAnsi="Times New Roman" w:cs="Times New Roman"/>
        </w:rPr>
      </w:pPr>
      <w:r>
        <w:rPr>
          <w:noProof/>
        </w:rPr>
        <mc:AlternateContent>
          <mc:Choice Requires="wps">
            <w:drawing>
              <wp:anchor distT="0" distB="0" distL="114300" distR="114300" simplePos="0" relativeHeight="251764826" behindDoc="0" locked="0" layoutInCell="1" allowOverlap="1" wp14:anchorId="6D3C1DB7" wp14:editId="3A106E1E">
                <wp:simplePos x="0" y="0"/>
                <wp:positionH relativeFrom="column">
                  <wp:posOffset>4664032</wp:posOffset>
                </wp:positionH>
                <wp:positionV relativeFrom="paragraph">
                  <wp:posOffset>1876329</wp:posOffset>
                </wp:positionV>
                <wp:extent cx="515620" cy="413732"/>
                <wp:effectExtent l="0" t="0" r="0" b="5715"/>
                <wp:wrapNone/>
                <wp:docPr id="164" name="Text Box 164"/>
                <wp:cNvGraphicFramePr/>
                <a:graphic xmlns:a="http://schemas.openxmlformats.org/drawingml/2006/main">
                  <a:graphicData uri="http://schemas.microsoft.com/office/word/2010/wordprocessingShape">
                    <wps:wsp>
                      <wps:cNvSpPr txBox="1"/>
                      <wps:spPr>
                        <a:xfrm>
                          <a:off x="0" y="0"/>
                          <a:ext cx="515620" cy="413732"/>
                        </a:xfrm>
                        <a:prstGeom prst="rect">
                          <a:avLst/>
                        </a:prstGeom>
                        <a:noFill/>
                        <a:ln w="6350">
                          <a:noFill/>
                        </a:ln>
                      </wps:spPr>
                      <wps:txbx>
                        <w:txbxContent>
                          <w:p w14:paraId="6BB27CFF" w14:textId="77777777" w:rsidR="0074635A" w:rsidRPr="00FC0CE8" w:rsidRDefault="0074635A" w:rsidP="0074635A">
                            <w:pPr>
                              <w:rPr>
                                <w:color w:val="FF0000"/>
                                <w:sz w:val="32"/>
                                <w:szCs w:val="32"/>
                                <w:lang w:val="sv-SE"/>
                              </w:rPr>
                            </w:pPr>
                            <w:r>
                              <w:rPr>
                                <w:color w:val="FF0000"/>
                                <w:sz w:val="32"/>
                                <w:szCs w:val="32"/>
                                <w:lang w:val="sv-S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C1DB7" id="Text Box 164" o:spid="_x0000_s1108" type="#_x0000_t202" style="position:absolute;left:0;text-align:left;margin-left:367.25pt;margin-top:147.75pt;width:40.6pt;height:32.6pt;z-index:2517648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" filled="f" stroked="f" strokeweight=".5pt">
                <v:textbox>
                  <w:txbxContent>
                    <w:p w14:paraId="6BB27CFF" w14:textId="77777777" w:rsidR="0074635A" w:rsidRPr="00FC0CE8" w:rsidRDefault="0074635A" w:rsidP="0074635A">
                      <w:pPr>
                        <w:rPr>
                          <w:color w:val="FF0000"/>
                          <w:sz w:val="32"/>
                          <w:szCs w:val="32"/>
                          <w:lang w:val="sv-SE"/>
                        </w:rPr>
                      </w:pPr>
                      <w:r>
                        <w:rPr>
                          <w:color w:val="FF0000"/>
                          <w:sz w:val="32"/>
                          <w:szCs w:val="32"/>
                          <w:lang w:val="sv-SE"/>
                        </w:rPr>
                        <w:t>0</w:t>
                      </w:r>
                    </w:p>
                  </w:txbxContent>
                </v:textbox>
              </v:shape>
            </w:pict>
          </mc:Fallback>
        </mc:AlternateContent>
      </w:r>
      <w:r>
        <w:rPr>
          <w:noProof/>
        </w:rPr>
        <mc:AlternateContent>
          <mc:Choice Requires="wps">
            <w:drawing>
              <wp:anchor distT="0" distB="0" distL="114300" distR="114300" simplePos="0" relativeHeight="251762778" behindDoc="0" locked="0" layoutInCell="1" allowOverlap="1" wp14:anchorId="450B24AF" wp14:editId="647356B5">
                <wp:simplePos x="0" y="0"/>
                <wp:positionH relativeFrom="column">
                  <wp:posOffset>4664032</wp:posOffset>
                </wp:positionH>
                <wp:positionV relativeFrom="paragraph">
                  <wp:posOffset>1727052</wp:posOffset>
                </wp:positionV>
                <wp:extent cx="515620" cy="413732"/>
                <wp:effectExtent l="0" t="0" r="0" b="5715"/>
                <wp:wrapNone/>
                <wp:docPr id="163" name="Text Box 163"/>
                <wp:cNvGraphicFramePr/>
                <a:graphic xmlns:a="http://schemas.openxmlformats.org/drawingml/2006/main">
                  <a:graphicData uri="http://schemas.microsoft.com/office/word/2010/wordprocessingShape">
                    <wps:wsp>
                      <wps:cNvSpPr txBox="1"/>
                      <wps:spPr>
                        <a:xfrm>
                          <a:off x="0" y="0"/>
                          <a:ext cx="515620" cy="413732"/>
                        </a:xfrm>
                        <a:prstGeom prst="rect">
                          <a:avLst/>
                        </a:prstGeom>
                        <a:noFill/>
                        <a:ln w="6350">
                          <a:noFill/>
                        </a:ln>
                      </wps:spPr>
                      <wps:txbx>
                        <w:txbxContent>
                          <w:p w14:paraId="2C2A4B5D" w14:textId="77777777" w:rsidR="0074635A" w:rsidRPr="00FC0CE8" w:rsidRDefault="0074635A" w:rsidP="0074635A">
                            <w:pPr>
                              <w:rPr>
                                <w:color w:val="FF0000"/>
                                <w:sz w:val="32"/>
                                <w:szCs w:val="32"/>
                                <w:lang w:val="sv-SE"/>
                              </w:rPr>
                            </w:pPr>
                            <w:r>
                              <w:rPr>
                                <w:color w:val="FF0000"/>
                                <w:sz w:val="32"/>
                                <w:szCs w:val="32"/>
                                <w:lang w:val="sv-S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B24AF" id="Text Box 163" o:spid="_x0000_s1109" type="#_x0000_t202" style="position:absolute;left:0;text-align:left;margin-left:367.25pt;margin-top:136pt;width:40.6pt;height:32.6pt;z-index:2517627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" filled="f" stroked="f" strokeweight=".5pt">
                <v:textbox>
                  <w:txbxContent>
                    <w:p w14:paraId="2C2A4B5D" w14:textId="77777777" w:rsidR="0074635A" w:rsidRPr="00FC0CE8" w:rsidRDefault="0074635A" w:rsidP="0074635A">
                      <w:pPr>
                        <w:rPr>
                          <w:color w:val="FF0000"/>
                          <w:sz w:val="32"/>
                          <w:szCs w:val="32"/>
                          <w:lang w:val="sv-SE"/>
                        </w:rPr>
                      </w:pPr>
                      <w:r>
                        <w:rPr>
                          <w:color w:val="FF0000"/>
                          <w:sz w:val="32"/>
                          <w:szCs w:val="32"/>
                          <w:lang w:val="sv-SE"/>
                        </w:rPr>
                        <w:t>0</w:t>
                      </w:r>
                    </w:p>
                  </w:txbxContent>
                </v:textbox>
              </v:shape>
            </w:pict>
          </mc:Fallback>
        </mc:AlternateContent>
      </w:r>
      <w:r>
        <w:rPr>
          <w:noProof/>
        </w:rPr>
        <mc:AlternateContent>
          <mc:Choice Requires="wps">
            <w:drawing>
              <wp:anchor distT="0" distB="0" distL="114300" distR="114300" simplePos="0" relativeHeight="251760730" behindDoc="0" locked="0" layoutInCell="1" allowOverlap="1" wp14:anchorId="5AFBABFF" wp14:editId="75CDD7AD">
                <wp:simplePos x="0" y="0"/>
                <wp:positionH relativeFrom="column">
                  <wp:posOffset>4659857</wp:posOffset>
                </wp:positionH>
                <wp:positionV relativeFrom="paragraph">
                  <wp:posOffset>1561944</wp:posOffset>
                </wp:positionV>
                <wp:extent cx="515620" cy="413732"/>
                <wp:effectExtent l="0" t="0" r="0" b="5715"/>
                <wp:wrapNone/>
                <wp:docPr id="132" name="Text Box 132"/>
                <wp:cNvGraphicFramePr/>
                <a:graphic xmlns:a="http://schemas.openxmlformats.org/drawingml/2006/main">
                  <a:graphicData uri="http://schemas.microsoft.com/office/word/2010/wordprocessingShape">
                    <wps:wsp>
                      <wps:cNvSpPr txBox="1"/>
                      <wps:spPr>
                        <a:xfrm>
                          <a:off x="0" y="0"/>
                          <a:ext cx="515620" cy="413732"/>
                        </a:xfrm>
                        <a:prstGeom prst="rect">
                          <a:avLst/>
                        </a:prstGeom>
                        <a:noFill/>
                        <a:ln w="6350">
                          <a:noFill/>
                        </a:ln>
                      </wps:spPr>
                      <wps:txbx>
                        <w:txbxContent>
                          <w:p w14:paraId="3936B0DB" w14:textId="77777777" w:rsidR="0074635A" w:rsidRPr="00FC0CE8" w:rsidRDefault="0074635A" w:rsidP="0074635A">
                            <w:pPr>
                              <w:rPr>
                                <w:color w:val="FF0000"/>
                                <w:sz w:val="32"/>
                                <w:szCs w:val="32"/>
                                <w:lang w:val="sv-SE"/>
                              </w:rPr>
                            </w:pPr>
                            <w:r>
                              <w:rPr>
                                <w:color w:val="FF0000"/>
                                <w:sz w:val="32"/>
                                <w:szCs w:val="32"/>
                                <w:lang w:val="sv-S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BABFF" id="Text Box 132" o:spid="_x0000_s1110" type="#_x0000_t202" style="position:absolute;left:0;text-align:left;margin-left:366.9pt;margin-top:123pt;width:40.6pt;height:32.6pt;z-index:2517607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" filled="f" stroked="f" strokeweight=".5pt">
                <v:textbox>
                  <w:txbxContent>
                    <w:p w14:paraId="3936B0DB" w14:textId="77777777" w:rsidR="0074635A" w:rsidRPr="00FC0CE8" w:rsidRDefault="0074635A" w:rsidP="0074635A">
                      <w:pPr>
                        <w:rPr>
                          <w:color w:val="FF0000"/>
                          <w:sz w:val="32"/>
                          <w:szCs w:val="32"/>
                          <w:lang w:val="sv-SE"/>
                        </w:rPr>
                      </w:pPr>
                      <w:r>
                        <w:rPr>
                          <w:color w:val="FF0000"/>
                          <w:sz w:val="32"/>
                          <w:szCs w:val="32"/>
                          <w:lang w:val="sv-SE"/>
                        </w:rPr>
                        <w:t>0</w:t>
                      </w:r>
                    </w:p>
                  </w:txbxContent>
                </v:textbox>
              </v:shape>
            </w:pict>
          </mc:Fallback>
        </mc:AlternateContent>
      </w:r>
      <w:r>
        <w:rPr>
          <w:noProof/>
        </w:rPr>
        <mc:AlternateContent>
          <mc:Choice Requires="wps">
            <w:drawing>
              <wp:anchor distT="0" distB="0" distL="114300" distR="114300" simplePos="0" relativeHeight="251775066" behindDoc="0" locked="0" layoutInCell="1" allowOverlap="1" wp14:anchorId="4D98D599" wp14:editId="05382E8C">
                <wp:simplePos x="0" y="0"/>
                <wp:positionH relativeFrom="column">
                  <wp:posOffset>4395678</wp:posOffset>
                </wp:positionH>
                <wp:positionV relativeFrom="paragraph">
                  <wp:posOffset>1483681</wp:posOffset>
                </wp:positionV>
                <wp:extent cx="515620" cy="413732"/>
                <wp:effectExtent l="0" t="0" r="0" b="5715"/>
                <wp:wrapNone/>
                <wp:docPr id="169" name="Text Box 169"/>
                <wp:cNvGraphicFramePr/>
                <a:graphic xmlns:a="http://schemas.openxmlformats.org/drawingml/2006/main">
                  <a:graphicData uri="http://schemas.microsoft.com/office/word/2010/wordprocessingShape">
                    <wps:wsp>
                      <wps:cNvSpPr txBox="1"/>
                      <wps:spPr>
                        <a:xfrm>
                          <a:off x="0" y="0"/>
                          <a:ext cx="515620" cy="413732"/>
                        </a:xfrm>
                        <a:prstGeom prst="rect">
                          <a:avLst/>
                        </a:prstGeom>
                        <a:noFill/>
                        <a:ln w="6350">
                          <a:noFill/>
                        </a:ln>
                      </wps:spPr>
                      <wps:txbx>
                        <w:txbxContent>
                          <w:p w14:paraId="77B77D8F" w14:textId="77777777" w:rsidR="0074635A" w:rsidRPr="00FC0CE8" w:rsidRDefault="0074635A" w:rsidP="0074635A">
                            <w:pPr>
                              <w:rPr>
                                <w:color w:val="FF0000"/>
                                <w:sz w:val="32"/>
                                <w:szCs w:val="32"/>
                                <w:lang w:val="sv-SE"/>
                              </w:rPr>
                            </w:pPr>
                            <w:r>
                              <w:rPr>
                                <w:color w:val="FF0000"/>
                                <w:sz w:val="32"/>
                                <w:szCs w:val="32"/>
                                <w:lang w:val="sv-S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D599" id="Text Box 169" o:spid="_x0000_s1111" type="#_x0000_t202" style="position:absolute;left:0;text-align:left;margin-left:346.1pt;margin-top:116.85pt;width:40.6pt;height:32.6pt;z-index:2517750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" filled="f" stroked="f" strokeweight=".5pt">
                <v:textbox>
                  <w:txbxContent>
                    <w:p w14:paraId="77B77D8F" w14:textId="77777777" w:rsidR="0074635A" w:rsidRPr="00FC0CE8" w:rsidRDefault="0074635A" w:rsidP="0074635A">
                      <w:pPr>
                        <w:rPr>
                          <w:color w:val="FF0000"/>
                          <w:sz w:val="32"/>
                          <w:szCs w:val="32"/>
                          <w:lang w:val="sv-SE"/>
                        </w:rPr>
                      </w:pPr>
                      <w:r>
                        <w:rPr>
                          <w:color w:val="FF0000"/>
                          <w:sz w:val="32"/>
                          <w:szCs w:val="32"/>
                          <w:lang w:val="sv-SE"/>
                        </w:rPr>
                        <w:t>1</w:t>
                      </w:r>
                    </w:p>
                  </w:txbxContent>
                </v:textbox>
              </v:shape>
            </w:pict>
          </mc:Fallback>
        </mc:AlternateContent>
      </w:r>
      <w:r>
        <w:rPr>
          <w:noProof/>
        </w:rPr>
        <mc:AlternateContent>
          <mc:Choice Requires="wps">
            <w:drawing>
              <wp:anchor distT="0" distB="0" distL="114300" distR="114300" simplePos="0" relativeHeight="251773018" behindDoc="0" locked="0" layoutInCell="1" allowOverlap="1" wp14:anchorId="218CA944" wp14:editId="52FA771E">
                <wp:simplePos x="0" y="0"/>
                <wp:positionH relativeFrom="column">
                  <wp:posOffset>4388058</wp:posOffset>
                </wp:positionH>
                <wp:positionV relativeFrom="paragraph">
                  <wp:posOffset>1312963</wp:posOffset>
                </wp:positionV>
                <wp:extent cx="515620" cy="413732"/>
                <wp:effectExtent l="0" t="0" r="0" b="5715"/>
                <wp:wrapNone/>
                <wp:docPr id="168" name="Text Box 168"/>
                <wp:cNvGraphicFramePr/>
                <a:graphic xmlns:a="http://schemas.openxmlformats.org/drawingml/2006/main">
                  <a:graphicData uri="http://schemas.microsoft.com/office/word/2010/wordprocessingShape">
                    <wps:wsp>
                      <wps:cNvSpPr txBox="1"/>
                      <wps:spPr>
                        <a:xfrm>
                          <a:off x="0" y="0"/>
                          <a:ext cx="515620" cy="413732"/>
                        </a:xfrm>
                        <a:prstGeom prst="rect">
                          <a:avLst/>
                        </a:prstGeom>
                        <a:noFill/>
                        <a:ln w="6350">
                          <a:noFill/>
                        </a:ln>
                      </wps:spPr>
                      <wps:txbx>
                        <w:txbxContent>
                          <w:p w14:paraId="4584CC84" w14:textId="77777777" w:rsidR="0074635A" w:rsidRPr="00FC0CE8" w:rsidRDefault="0074635A" w:rsidP="0074635A">
                            <w:pPr>
                              <w:rPr>
                                <w:color w:val="FF0000"/>
                                <w:sz w:val="32"/>
                                <w:szCs w:val="32"/>
                                <w:lang w:val="sv-SE"/>
                              </w:rPr>
                            </w:pPr>
                            <w:r>
                              <w:rPr>
                                <w:color w:val="FF0000"/>
                                <w:sz w:val="32"/>
                                <w:szCs w:val="32"/>
                                <w:lang w:val="sv-S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CA944" id="Text Box 168" o:spid="_x0000_s1112" type="#_x0000_t202" style="position:absolute;left:0;text-align:left;margin-left:345.5pt;margin-top:103.4pt;width:40.6pt;height:32.6pt;z-index:2517730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" filled="f" stroked="f" strokeweight=".5pt">
                <v:textbox>
                  <w:txbxContent>
                    <w:p w14:paraId="4584CC84" w14:textId="77777777" w:rsidR="0074635A" w:rsidRPr="00FC0CE8" w:rsidRDefault="0074635A" w:rsidP="0074635A">
                      <w:pPr>
                        <w:rPr>
                          <w:color w:val="FF0000"/>
                          <w:sz w:val="32"/>
                          <w:szCs w:val="32"/>
                          <w:lang w:val="sv-SE"/>
                        </w:rPr>
                      </w:pPr>
                      <w:r>
                        <w:rPr>
                          <w:color w:val="FF0000"/>
                          <w:sz w:val="32"/>
                          <w:szCs w:val="32"/>
                          <w:lang w:val="sv-SE"/>
                        </w:rPr>
                        <w:t>1</w:t>
                      </w:r>
                    </w:p>
                  </w:txbxContent>
                </v:textbox>
              </v:shape>
            </w:pict>
          </mc:Fallback>
        </mc:AlternateContent>
      </w:r>
      <w:r>
        <w:rPr>
          <w:noProof/>
        </w:rPr>
        <mc:AlternateContent>
          <mc:Choice Requires="wps">
            <w:drawing>
              <wp:anchor distT="0" distB="0" distL="114300" distR="114300" simplePos="0" relativeHeight="251758682" behindDoc="0" locked="0" layoutInCell="1" allowOverlap="1" wp14:anchorId="5FBE81BB" wp14:editId="1F98745A">
                <wp:simplePos x="0" y="0"/>
                <wp:positionH relativeFrom="column">
                  <wp:posOffset>4647235</wp:posOffset>
                </wp:positionH>
                <wp:positionV relativeFrom="paragraph">
                  <wp:posOffset>1099524</wp:posOffset>
                </wp:positionV>
                <wp:extent cx="515620" cy="413732"/>
                <wp:effectExtent l="0" t="0" r="0" b="5715"/>
                <wp:wrapNone/>
                <wp:docPr id="106" name="Text Box 106"/>
                <wp:cNvGraphicFramePr/>
                <a:graphic xmlns:a="http://schemas.openxmlformats.org/drawingml/2006/main">
                  <a:graphicData uri="http://schemas.microsoft.com/office/word/2010/wordprocessingShape">
                    <wps:wsp>
                      <wps:cNvSpPr txBox="1"/>
                      <wps:spPr>
                        <a:xfrm>
                          <a:off x="0" y="0"/>
                          <a:ext cx="515620" cy="413732"/>
                        </a:xfrm>
                        <a:prstGeom prst="rect">
                          <a:avLst/>
                        </a:prstGeom>
                        <a:noFill/>
                        <a:ln w="6350">
                          <a:noFill/>
                        </a:ln>
                      </wps:spPr>
                      <wps:txbx>
                        <w:txbxContent>
                          <w:p w14:paraId="6A35CF84" w14:textId="77777777" w:rsidR="0074635A" w:rsidRPr="00FC0CE8" w:rsidRDefault="0074635A" w:rsidP="0074635A">
                            <w:pPr>
                              <w:rPr>
                                <w:color w:val="FF0000"/>
                                <w:sz w:val="32"/>
                                <w:szCs w:val="32"/>
                                <w:lang w:val="sv-SE"/>
                              </w:rPr>
                            </w:pPr>
                            <w:r>
                              <w:rPr>
                                <w:color w:val="FF0000"/>
                                <w:sz w:val="32"/>
                                <w:szCs w:val="32"/>
                                <w:lang w:val="sv-S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E81BB" id="Text Box 106" o:spid="_x0000_s1113" type="#_x0000_t202" style="position:absolute;left:0;text-align:left;margin-left:365.9pt;margin-top:86.6pt;width:40.6pt;height:32.6pt;z-index:2517586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" filled="f" stroked="f" strokeweight=".5pt">
                <v:textbox>
                  <w:txbxContent>
                    <w:p w14:paraId="6A35CF84" w14:textId="77777777" w:rsidR="0074635A" w:rsidRPr="00FC0CE8" w:rsidRDefault="0074635A" w:rsidP="0074635A">
                      <w:pPr>
                        <w:rPr>
                          <w:color w:val="FF0000"/>
                          <w:sz w:val="32"/>
                          <w:szCs w:val="32"/>
                          <w:lang w:val="sv-SE"/>
                        </w:rPr>
                      </w:pPr>
                      <w:r>
                        <w:rPr>
                          <w:color w:val="FF0000"/>
                          <w:sz w:val="32"/>
                          <w:szCs w:val="32"/>
                          <w:lang w:val="sv-SE"/>
                        </w:rPr>
                        <w:t>0</w:t>
                      </w:r>
                    </w:p>
                  </w:txbxContent>
                </v:textbox>
              </v:shape>
            </w:pict>
          </mc:Fallback>
        </mc:AlternateContent>
      </w:r>
      <w:r>
        <w:rPr>
          <w:noProof/>
        </w:rPr>
        <mc:AlternateContent>
          <mc:Choice Requires="wps">
            <w:drawing>
              <wp:anchor distT="0" distB="0" distL="114300" distR="114300" simplePos="0" relativeHeight="251768922" behindDoc="0" locked="0" layoutInCell="1" allowOverlap="1" wp14:anchorId="45ED0B2D" wp14:editId="79F33D09">
                <wp:simplePos x="0" y="0"/>
                <wp:positionH relativeFrom="column">
                  <wp:posOffset>4379995</wp:posOffset>
                </wp:positionH>
                <wp:positionV relativeFrom="paragraph">
                  <wp:posOffset>1000316</wp:posOffset>
                </wp:positionV>
                <wp:extent cx="515620" cy="413732"/>
                <wp:effectExtent l="0" t="0" r="0" b="5715"/>
                <wp:wrapNone/>
                <wp:docPr id="166" name="Text Box 166"/>
                <wp:cNvGraphicFramePr/>
                <a:graphic xmlns:a="http://schemas.openxmlformats.org/drawingml/2006/main">
                  <a:graphicData uri="http://schemas.microsoft.com/office/word/2010/wordprocessingShape">
                    <wps:wsp>
                      <wps:cNvSpPr txBox="1"/>
                      <wps:spPr>
                        <a:xfrm>
                          <a:off x="0" y="0"/>
                          <a:ext cx="515620" cy="413732"/>
                        </a:xfrm>
                        <a:prstGeom prst="rect">
                          <a:avLst/>
                        </a:prstGeom>
                        <a:noFill/>
                        <a:ln w="6350">
                          <a:noFill/>
                        </a:ln>
                      </wps:spPr>
                      <wps:txbx>
                        <w:txbxContent>
                          <w:p w14:paraId="5E4618BD" w14:textId="337195F1" w:rsidR="0074635A" w:rsidRPr="00FC0CE8" w:rsidRDefault="0074635A" w:rsidP="0074635A">
                            <w:pPr>
                              <w:rPr>
                                <w:color w:val="FF0000"/>
                                <w:sz w:val="32"/>
                                <w:szCs w:val="32"/>
                                <w:lang w:val="sv-SE"/>
                              </w:rPr>
                            </w:pPr>
                            <w:r>
                              <w:rPr>
                                <w:color w:val="FF0000"/>
                                <w:sz w:val="32"/>
                                <w:szCs w:val="32"/>
                                <w:lang w:val="sv-S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D0B2D" id="Text Box 166" o:spid="_x0000_s1114" type="#_x0000_t202" style="position:absolute;left:0;text-align:left;margin-left:344.9pt;margin-top:78.75pt;width:40.6pt;height:32.6pt;z-index:2517689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" filled="f" stroked="f" strokeweight=".5pt">
                <v:textbox>
                  <w:txbxContent>
                    <w:p w14:paraId="5E4618BD" w14:textId="337195F1" w:rsidR="0074635A" w:rsidRPr="00FC0CE8" w:rsidRDefault="0074635A" w:rsidP="0074635A">
                      <w:pPr>
                        <w:rPr>
                          <w:color w:val="FF0000"/>
                          <w:sz w:val="32"/>
                          <w:szCs w:val="32"/>
                          <w:lang w:val="sv-SE"/>
                        </w:rPr>
                      </w:pPr>
                      <w:r>
                        <w:rPr>
                          <w:color w:val="FF0000"/>
                          <w:sz w:val="32"/>
                          <w:szCs w:val="32"/>
                          <w:lang w:val="sv-SE"/>
                        </w:rPr>
                        <w:t>1</w:t>
                      </w:r>
                    </w:p>
                  </w:txbxContent>
                </v:textbox>
              </v:shape>
            </w:pict>
          </mc:Fallback>
        </mc:AlternateContent>
      </w:r>
      <w:r>
        <w:rPr>
          <w:noProof/>
        </w:rPr>
        <mc:AlternateContent>
          <mc:Choice Requires="wps">
            <w:drawing>
              <wp:anchor distT="0" distB="0" distL="114300" distR="114300" simplePos="0" relativeHeight="251770970" behindDoc="0" locked="0" layoutInCell="1" allowOverlap="1" wp14:anchorId="36F677A3" wp14:editId="67A85DE0">
                <wp:simplePos x="0" y="0"/>
                <wp:positionH relativeFrom="column">
                  <wp:posOffset>4384075</wp:posOffset>
                </wp:positionH>
                <wp:positionV relativeFrom="paragraph">
                  <wp:posOffset>840453</wp:posOffset>
                </wp:positionV>
                <wp:extent cx="515620" cy="413732"/>
                <wp:effectExtent l="0" t="0" r="0" b="5715"/>
                <wp:wrapNone/>
                <wp:docPr id="167" name="Text Box 167"/>
                <wp:cNvGraphicFramePr/>
                <a:graphic xmlns:a="http://schemas.openxmlformats.org/drawingml/2006/main">
                  <a:graphicData uri="http://schemas.microsoft.com/office/word/2010/wordprocessingShape">
                    <wps:wsp>
                      <wps:cNvSpPr txBox="1"/>
                      <wps:spPr>
                        <a:xfrm>
                          <a:off x="0" y="0"/>
                          <a:ext cx="515620" cy="413732"/>
                        </a:xfrm>
                        <a:prstGeom prst="rect">
                          <a:avLst/>
                        </a:prstGeom>
                        <a:noFill/>
                        <a:ln w="6350">
                          <a:noFill/>
                        </a:ln>
                      </wps:spPr>
                      <wps:txbx>
                        <w:txbxContent>
                          <w:p w14:paraId="0916A44B" w14:textId="77777777" w:rsidR="0074635A" w:rsidRPr="00FC0CE8" w:rsidRDefault="0074635A" w:rsidP="0074635A">
                            <w:pPr>
                              <w:rPr>
                                <w:color w:val="FF0000"/>
                                <w:sz w:val="32"/>
                                <w:szCs w:val="32"/>
                                <w:lang w:val="sv-SE"/>
                              </w:rPr>
                            </w:pPr>
                            <w:r>
                              <w:rPr>
                                <w:color w:val="FF0000"/>
                                <w:sz w:val="32"/>
                                <w:szCs w:val="32"/>
                                <w:lang w:val="sv-S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677A3" id="Text Box 167" o:spid="_x0000_s1115" type="#_x0000_t202" style="position:absolute;left:0;text-align:left;margin-left:345.2pt;margin-top:66.2pt;width:40.6pt;height:32.6pt;z-index:2517709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" filled="f" stroked="f" strokeweight=".5pt">
                <v:textbox>
                  <w:txbxContent>
                    <w:p w14:paraId="0916A44B" w14:textId="77777777" w:rsidR="0074635A" w:rsidRPr="00FC0CE8" w:rsidRDefault="0074635A" w:rsidP="0074635A">
                      <w:pPr>
                        <w:rPr>
                          <w:color w:val="FF0000"/>
                          <w:sz w:val="32"/>
                          <w:szCs w:val="32"/>
                          <w:lang w:val="sv-SE"/>
                        </w:rPr>
                      </w:pPr>
                      <w:r>
                        <w:rPr>
                          <w:color w:val="FF0000"/>
                          <w:sz w:val="32"/>
                          <w:szCs w:val="32"/>
                          <w:lang w:val="sv-SE"/>
                        </w:rPr>
                        <w:t>1</w:t>
                      </w:r>
                    </w:p>
                  </w:txbxContent>
                </v:textbox>
              </v:shape>
            </w:pict>
          </mc:Fallback>
        </mc:AlternateContent>
      </w:r>
      <w:r>
        <w:rPr>
          <w:noProof/>
        </w:rPr>
        <mc:AlternateContent>
          <mc:Choice Requires="wps">
            <w:drawing>
              <wp:anchor distT="0" distB="0" distL="114300" distR="114300" simplePos="0" relativeHeight="251766874" behindDoc="0" locked="0" layoutInCell="1" allowOverlap="1" wp14:anchorId="35674447" wp14:editId="6BBDB703">
                <wp:simplePos x="0" y="0"/>
                <wp:positionH relativeFrom="column">
                  <wp:posOffset>4371644</wp:posOffset>
                </wp:positionH>
                <wp:positionV relativeFrom="paragraph">
                  <wp:posOffset>677014</wp:posOffset>
                </wp:positionV>
                <wp:extent cx="515620" cy="413732"/>
                <wp:effectExtent l="0" t="0" r="0" b="5715"/>
                <wp:wrapNone/>
                <wp:docPr id="165" name="Text Box 165"/>
                <wp:cNvGraphicFramePr/>
                <a:graphic xmlns:a="http://schemas.openxmlformats.org/drawingml/2006/main">
                  <a:graphicData uri="http://schemas.microsoft.com/office/word/2010/wordprocessingShape">
                    <wps:wsp>
                      <wps:cNvSpPr txBox="1"/>
                      <wps:spPr>
                        <a:xfrm>
                          <a:off x="0" y="0"/>
                          <a:ext cx="515620" cy="413732"/>
                        </a:xfrm>
                        <a:prstGeom prst="rect">
                          <a:avLst/>
                        </a:prstGeom>
                        <a:noFill/>
                        <a:ln w="6350">
                          <a:noFill/>
                        </a:ln>
                      </wps:spPr>
                      <wps:txbx>
                        <w:txbxContent>
                          <w:p w14:paraId="05FE4621" w14:textId="09FB8F8B" w:rsidR="0074635A" w:rsidRPr="00FC0CE8" w:rsidRDefault="0074635A" w:rsidP="0074635A">
                            <w:pPr>
                              <w:rPr>
                                <w:color w:val="FF0000"/>
                                <w:sz w:val="32"/>
                                <w:szCs w:val="32"/>
                                <w:lang w:val="sv-SE"/>
                              </w:rPr>
                            </w:pPr>
                            <w:r>
                              <w:rPr>
                                <w:color w:val="FF0000"/>
                                <w:sz w:val="32"/>
                                <w:szCs w:val="32"/>
                                <w:lang w:val="sv-S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74447" id="Text Box 165" o:spid="_x0000_s1116" type="#_x0000_t202" style="position:absolute;left:0;text-align:left;margin-left:344.2pt;margin-top:53.3pt;width:40.6pt;height:32.6pt;z-index:2517668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" filled="f" stroked="f" strokeweight=".5pt">
                <v:textbox>
                  <w:txbxContent>
                    <w:p w14:paraId="05FE4621" w14:textId="09FB8F8B" w:rsidR="0074635A" w:rsidRPr="00FC0CE8" w:rsidRDefault="0074635A" w:rsidP="0074635A">
                      <w:pPr>
                        <w:rPr>
                          <w:color w:val="FF0000"/>
                          <w:sz w:val="32"/>
                          <w:szCs w:val="32"/>
                          <w:lang w:val="sv-SE"/>
                        </w:rPr>
                      </w:pPr>
                      <w:r>
                        <w:rPr>
                          <w:color w:val="FF0000"/>
                          <w:sz w:val="32"/>
                          <w:szCs w:val="32"/>
                          <w:lang w:val="sv-SE"/>
                        </w:rPr>
                        <w:t>1</w:t>
                      </w:r>
                    </w:p>
                  </w:txbxContent>
                </v:textbox>
              </v:shape>
            </w:pict>
          </mc:Fallback>
        </mc:AlternateContent>
      </w:r>
      <w:r>
        <w:rPr>
          <w:noProof/>
        </w:rPr>
        <mc:AlternateContent>
          <mc:Choice Requires="wps">
            <w:drawing>
              <wp:anchor distT="0" distB="0" distL="114300" distR="114300" simplePos="0" relativeHeight="251756634" behindDoc="0" locked="0" layoutInCell="1" allowOverlap="1" wp14:anchorId="1098A75F" wp14:editId="6EC3FE71">
                <wp:simplePos x="0" y="0"/>
                <wp:positionH relativeFrom="column">
                  <wp:posOffset>4584700</wp:posOffset>
                </wp:positionH>
                <wp:positionV relativeFrom="paragraph">
                  <wp:posOffset>449972</wp:posOffset>
                </wp:positionV>
                <wp:extent cx="515620" cy="413732"/>
                <wp:effectExtent l="0" t="0" r="0" b="5715"/>
                <wp:wrapNone/>
                <wp:docPr id="105" name="Text Box 105"/>
                <wp:cNvGraphicFramePr/>
                <a:graphic xmlns:a="http://schemas.openxmlformats.org/drawingml/2006/main">
                  <a:graphicData uri="http://schemas.microsoft.com/office/word/2010/wordprocessingShape">
                    <wps:wsp>
                      <wps:cNvSpPr txBox="1"/>
                      <wps:spPr>
                        <a:xfrm>
                          <a:off x="0" y="0"/>
                          <a:ext cx="515620" cy="413732"/>
                        </a:xfrm>
                        <a:prstGeom prst="rect">
                          <a:avLst/>
                        </a:prstGeom>
                        <a:noFill/>
                        <a:ln w="6350">
                          <a:noFill/>
                        </a:ln>
                      </wps:spPr>
                      <wps:txbx>
                        <w:txbxContent>
                          <w:p w14:paraId="3A20C555" w14:textId="77777777" w:rsidR="0074635A" w:rsidRPr="00FC0CE8" w:rsidRDefault="0074635A" w:rsidP="0074635A">
                            <w:pPr>
                              <w:rPr>
                                <w:color w:val="FF0000"/>
                                <w:sz w:val="32"/>
                                <w:szCs w:val="32"/>
                                <w:lang w:val="sv-SE"/>
                              </w:rPr>
                            </w:pPr>
                            <w:r>
                              <w:rPr>
                                <w:color w:val="FF0000"/>
                                <w:sz w:val="32"/>
                                <w:szCs w:val="32"/>
                                <w:lang w:val="sv-S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8A75F" id="Text Box 105" o:spid="_x0000_s1117" type="#_x0000_t202" style="position:absolute;left:0;text-align:left;margin-left:361pt;margin-top:35.45pt;width:40.6pt;height:32.6pt;z-index:2517566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" filled="f" stroked="f" strokeweight=".5pt">
                <v:textbox>
                  <w:txbxContent>
                    <w:p w14:paraId="3A20C555" w14:textId="77777777" w:rsidR="0074635A" w:rsidRPr="00FC0CE8" w:rsidRDefault="0074635A" w:rsidP="0074635A">
                      <w:pPr>
                        <w:rPr>
                          <w:color w:val="FF0000"/>
                          <w:sz w:val="32"/>
                          <w:szCs w:val="32"/>
                          <w:lang w:val="sv-SE"/>
                        </w:rPr>
                      </w:pPr>
                      <w:r>
                        <w:rPr>
                          <w:color w:val="FF0000"/>
                          <w:sz w:val="32"/>
                          <w:szCs w:val="32"/>
                          <w:lang w:val="sv-SE"/>
                        </w:rPr>
                        <w:t>0</w:t>
                      </w:r>
                    </w:p>
                  </w:txbxContent>
                </v:textbox>
              </v:shape>
            </w:pict>
          </mc:Fallback>
        </mc:AlternateContent>
      </w:r>
      <w:r>
        <w:rPr>
          <w:noProof/>
        </w:rPr>
        <mc:AlternateContent>
          <mc:Choice Requires="wps">
            <w:drawing>
              <wp:anchor distT="0" distB="0" distL="114300" distR="114300" simplePos="0" relativeHeight="251754586" behindDoc="0" locked="0" layoutInCell="1" allowOverlap="1" wp14:anchorId="51C89892" wp14:editId="014C61F6">
                <wp:simplePos x="0" y="0"/>
                <wp:positionH relativeFrom="column">
                  <wp:posOffset>4580525</wp:posOffset>
                </wp:positionH>
                <wp:positionV relativeFrom="paragraph">
                  <wp:posOffset>293779</wp:posOffset>
                </wp:positionV>
                <wp:extent cx="515620" cy="413732"/>
                <wp:effectExtent l="0" t="0" r="0" b="5715"/>
                <wp:wrapNone/>
                <wp:docPr id="103" name="Text Box 103"/>
                <wp:cNvGraphicFramePr/>
                <a:graphic xmlns:a="http://schemas.openxmlformats.org/drawingml/2006/main">
                  <a:graphicData uri="http://schemas.microsoft.com/office/word/2010/wordprocessingShape">
                    <wps:wsp>
                      <wps:cNvSpPr txBox="1"/>
                      <wps:spPr>
                        <a:xfrm>
                          <a:off x="0" y="0"/>
                          <a:ext cx="515620" cy="413732"/>
                        </a:xfrm>
                        <a:prstGeom prst="rect">
                          <a:avLst/>
                        </a:prstGeom>
                        <a:noFill/>
                        <a:ln w="6350">
                          <a:noFill/>
                        </a:ln>
                      </wps:spPr>
                      <wps:txbx>
                        <w:txbxContent>
                          <w:p w14:paraId="34B46B30" w14:textId="77777777" w:rsidR="0074635A" w:rsidRPr="00FC0CE8" w:rsidRDefault="0074635A" w:rsidP="0074635A">
                            <w:pPr>
                              <w:rPr>
                                <w:color w:val="FF0000"/>
                                <w:sz w:val="32"/>
                                <w:szCs w:val="32"/>
                                <w:lang w:val="sv-SE"/>
                              </w:rPr>
                            </w:pPr>
                            <w:r>
                              <w:rPr>
                                <w:color w:val="FF0000"/>
                                <w:sz w:val="32"/>
                                <w:szCs w:val="32"/>
                                <w:lang w:val="sv-S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89892" id="Text Box 103" o:spid="_x0000_s1118" type="#_x0000_t202" style="position:absolute;left:0;text-align:left;margin-left:360.65pt;margin-top:23.15pt;width:40.6pt;height:32.6pt;z-index:2517545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" filled="f" stroked="f" strokeweight=".5pt">
                <v:textbox>
                  <w:txbxContent>
                    <w:p w14:paraId="34B46B30" w14:textId="77777777" w:rsidR="0074635A" w:rsidRPr="00FC0CE8" w:rsidRDefault="0074635A" w:rsidP="0074635A">
                      <w:pPr>
                        <w:rPr>
                          <w:color w:val="FF0000"/>
                          <w:sz w:val="32"/>
                          <w:szCs w:val="32"/>
                          <w:lang w:val="sv-SE"/>
                        </w:rPr>
                      </w:pPr>
                      <w:r>
                        <w:rPr>
                          <w:color w:val="FF0000"/>
                          <w:sz w:val="32"/>
                          <w:szCs w:val="32"/>
                          <w:lang w:val="sv-SE"/>
                        </w:rPr>
                        <w:t>0</w:t>
                      </w:r>
                    </w:p>
                  </w:txbxContent>
                </v:textbox>
              </v:shape>
            </w:pict>
          </mc:Fallback>
        </mc:AlternateContent>
      </w:r>
      <w:r>
        <w:rPr>
          <w:noProof/>
        </w:rPr>
        <mc:AlternateContent>
          <mc:Choice Requires="wps">
            <w:drawing>
              <wp:anchor distT="0" distB="0" distL="114300" distR="114300" simplePos="0" relativeHeight="251752538" behindDoc="0" locked="0" layoutInCell="1" allowOverlap="1" wp14:anchorId="7AD2A80E" wp14:editId="384E9919">
                <wp:simplePos x="0" y="0"/>
                <wp:positionH relativeFrom="column">
                  <wp:posOffset>4569949</wp:posOffset>
                </wp:positionH>
                <wp:positionV relativeFrom="paragraph">
                  <wp:posOffset>128203</wp:posOffset>
                </wp:positionV>
                <wp:extent cx="515620" cy="413732"/>
                <wp:effectExtent l="0" t="0" r="0" b="5715"/>
                <wp:wrapNone/>
                <wp:docPr id="102" name="Text Box 102"/>
                <wp:cNvGraphicFramePr/>
                <a:graphic xmlns:a="http://schemas.openxmlformats.org/drawingml/2006/main">
                  <a:graphicData uri="http://schemas.microsoft.com/office/word/2010/wordprocessingShape">
                    <wps:wsp>
                      <wps:cNvSpPr txBox="1"/>
                      <wps:spPr>
                        <a:xfrm>
                          <a:off x="0" y="0"/>
                          <a:ext cx="515620" cy="413732"/>
                        </a:xfrm>
                        <a:prstGeom prst="rect">
                          <a:avLst/>
                        </a:prstGeom>
                        <a:noFill/>
                        <a:ln w="6350">
                          <a:noFill/>
                        </a:ln>
                      </wps:spPr>
                      <wps:txbx>
                        <w:txbxContent>
                          <w:p w14:paraId="6E7F6479" w14:textId="2361BC48" w:rsidR="0074635A" w:rsidRPr="00FC0CE8" w:rsidRDefault="0074635A" w:rsidP="0074635A">
                            <w:pPr>
                              <w:rPr>
                                <w:color w:val="FF0000"/>
                                <w:sz w:val="32"/>
                                <w:szCs w:val="32"/>
                                <w:lang w:val="sv-SE"/>
                              </w:rPr>
                            </w:pPr>
                            <w:r>
                              <w:rPr>
                                <w:color w:val="FF0000"/>
                                <w:sz w:val="32"/>
                                <w:szCs w:val="32"/>
                                <w:lang w:val="sv-S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2A80E" id="Text Box 102" o:spid="_x0000_s1119" type="#_x0000_t202" style="position:absolute;left:0;text-align:left;margin-left:359.85pt;margin-top:10.1pt;width:40.6pt;height:32.6pt;z-index:2517525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" filled="f" stroked="f" strokeweight=".5pt">
                <v:textbox>
                  <w:txbxContent>
                    <w:p w14:paraId="6E7F6479" w14:textId="2361BC48" w:rsidR="0074635A" w:rsidRPr="00FC0CE8" w:rsidRDefault="0074635A" w:rsidP="0074635A">
                      <w:pPr>
                        <w:rPr>
                          <w:color w:val="FF0000"/>
                          <w:sz w:val="32"/>
                          <w:szCs w:val="32"/>
                          <w:lang w:val="sv-SE"/>
                        </w:rPr>
                      </w:pPr>
                      <w:r>
                        <w:rPr>
                          <w:color w:val="FF0000"/>
                          <w:sz w:val="32"/>
                          <w:szCs w:val="32"/>
                          <w:lang w:val="sv-SE"/>
                        </w:rPr>
                        <w:t>0</w:t>
                      </w:r>
                    </w:p>
                  </w:txbxContent>
                </v:textbox>
              </v:shape>
            </w:pict>
          </mc:Fallback>
        </mc:AlternateContent>
      </w:r>
      <w:r w:rsidRPr="0074635A">
        <w:rPr>
          <w:rFonts w:ascii="Times New Roman" w:hAnsi="Times New Roman" w:cs="Times New Roman"/>
          <w:noProof/>
        </w:rPr>
        <w:drawing>
          <wp:inline distT="0" distB="0" distL="0" distR="0" wp14:anchorId="640CF8A3" wp14:editId="3A9757E5">
            <wp:extent cx="6069027" cy="2390147"/>
            <wp:effectExtent l="0" t="0" r="8255" b="0"/>
            <wp:docPr id="95" name="Picture 95"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screen shot of a computer&#10;&#10;Description automatically generated with low confidenc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1749" r="8727" b="20343"/>
                    <a:stretch/>
                  </pic:blipFill>
                  <pic:spPr bwMode="auto">
                    <a:xfrm>
                      <a:off x="0" y="0"/>
                      <a:ext cx="6095821" cy="2400699"/>
                    </a:xfrm>
                    <a:prstGeom prst="rect">
                      <a:avLst/>
                    </a:prstGeom>
                    <a:noFill/>
                    <a:ln>
                      <a:noFill/>
                    </a:ln>
                    <a:extLst>
                      <a:ext uri="{53640926-AAD7-44D8-BBD7-CCE9431645EC}">
                        <a14:shadowObscured xmlns:a14="http://schemas.microsoft.com/office/drawing/2010/main"/>
                      </a:ext>
                    </a:extLst>
                  </pic:spPr>
                </pic:pic>
              </a:graphicData>
            </a:graphic>
          </wp:inline>
        </w:drawing>
      </w:r>
    </w:p>
    <w:p w14:paraId="2033B77F" w14:textId="3D469150" w:rsidR="0074635A" w:rsidRDefault="0074635A" w:rsidP="0074635A">
      <w:pPr>
        <w:jc w:val="center"/>
        <w:rPr>
          <w:rFonts w:ascii="Times New Roman" w:hAnsi="Times New Roman" w:cs="Times New Roman"/>
        </w:rPr>
      </w:pPr>
      <w:r>
        <w:rPr>
          <w:noProof/>
        </w:rPr>
        <mc:AlternateContent>
          <mc:Choice Requires="wps">
            <w:drawing>
              <wp:anchor distT="0" distB="0" distL="114300" distR="114300" simplePos="0" relativeHeight="251779162" behindDoc="0" locked="0" layoutInCell="1" allowOverlap="1" wp14:anchorId="574174C4" wp14:editId="3C0F30D0">
                <wp:simplePos x="0" y="0"/>
                <wp:positionH relativeFrom="column">
                  <wp:posOffset>3243443</wp:posOffset>
                </wp:positionH>
                <wp:positionV relativeFrom="paragraph">
                  <wp:posOffset>1754708</wp:posOffset>
                </wp:positionV>
                <wp:extent cx="222949" cy="402511"/>
                <wp:effectExtent l="0" t="0" r="24765" b="17145"/>
                <wp:wrapNone/>
                <wp:docPr id="172" name="Rectangle 172"/>
                <wp:cNvGraphicFramePr/>
                <a:graphic xmlns:a="http://schemas.openxmlformats.org/drawingml/2006/main">
                  <a:graphicData uri="http://schemas.microsoft.com/office/word/2010/wordprocessingShape">
                    <wps:wsp>
                      <wps:cNvSpPr/>
                      <wps:spPr>
                        <a:xfrm>
                          <a:off x="0" y="0"/>
                          <a:ext cx="222949" cy="40251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C1065" id="Rectangle 172" o:spid="_x0000_s1026" style="position:absolute;margin-left:255.4pt;margin-top:138.15pt;width:17.55pt;height:31.7pt;z-index:2517791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" filled="f" strokecolor="red" strokeweight="1pt"/>
            </w:pict>
          </mc:Fallback>
        </mc:AlternateContent>
      </w:r>
      <w:r>
        <w:rPr>
          <w:noProof/>
        </w:rPr>
        <mc:AlternateContent>
          <mc:Choice Requires="wps">
            <w:drawing>
              <wp:anchor distT="0" distB="0" distL="114300" distR="114300" simplePos="0" relativeHeight="251777114" behindDoc="0" locked="0" layoutInCell="1" allowOverlap="1" wp14:anchorId="49EBBAF5" wp14:editId="1668E7AC">
                <wp:simplePos x="0" y="0"/>
                <wp:positionH relativeFrom="column">
                  <wp:posOffset>3243443</wp:posOffset>
                </wp:positionH>
                <wp:positionV relativeFrom="paragraph">
                  <wp:posOffset>1019689</wp:posOffset>
                </wp:positionV>
                <wp:extent cx="222949" cy="280008"/>
                <wp:effectExtent l="0" t="0" r="24765" b="25400"/>
                <wp:wrapNone/>
                <wp:docPr id="171" name="Rectangle 171"/>
                <wp:cNvGraphicFramePr/>
                <a:graphic xmlns:a="http://schemas.openxmlformats.org/drawingml/2006/main">
                  <a:graphicData uri="http://schemas.microsoft.com/office/word/2010/wordprocessingShape">
                    <wps:wsp>
                      <wps:cNvSpPr/>
                      <wps:spPr>
                        <a:xfrm>
                          <a:off x="0" y="0"/>
                          <a:ext cx="222949" cy="2800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DD02D" id="Rectangle 171" o:spid="_x0000_s1026" style="position:absolute;margin-left:255.4pt;margin-top:80.3pt;width:17.55pt;height:22.05pt;z-index:2517771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" filled="f" strokecolor="red" strokeweight="1pt"/>
            </w:pict>
          </mc:Fallback>
        </mc:AlternateContent>
      </w:r>
      <w:r>
        <w:rPr>
          <w:noProof/>
        </w:rPr>
        <w:drawing>
          <wp:inline distT="0" distB="0" distL="0" distR="0" wp14:anchorId="193DDEB9" wp14:editId="436B9597">
            <wp:extent cx="5768898" cy="2695099"/>
            <wp:effectExtent l="0" t="0" r="3810" b="0"/>
            <wp:docPr id="98" name="Picture 9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picture containing chart&#10;&#10;Description automatically generated"/>
                    <pic:cNvPicPr/>
                  </pic:nvPicPr>
                  <pic:blipFill>
                    <a:blip r:embed="rId20"/>
                    <a:stretch>
                      <a:fillRect/>
                    </a:stretch>
                  </pic:blipFill>
                  <pic:spPr>
                    <a:xfrm>
                      <a:off x="0" y="0"/>
                      <a:ext cx="5794318" cy="2706975"/>
                    </a:xfrm>
                    <a:prstGeom prst="rect">
                      <a:avLst/>
                    </a:prstGeom>
                  </pic:spPr>
                </pic:pic>
              </a:graphicData>
            </a:graphic>
          </wp:inline>
        </w:drawing>
      </w:r>
    </w:p>
    <w:p w14:paraId="1BCDC921" w14:textId="769BA3A6" w:rsidR="0074635A" w:rsidRDefault="0074635A" w:rsidP="0074635A">
      <w:pPr>
        <w:jc w:val="center"/>
        <w:rPr>
          <w:rFonts w:ascii="Times New Roman" w:hAnsi="Times New Roman" w:cs="Times New Roman"/>
        </w:rPr>
        <w:sectPr w:rsidR="0074635A" w:rsidSect="004E6286">
          <w:headerReference w:type="default" r:id="rId21"/>
          <w:pgSz w:w="16838" w:h="11906" w:orient="landscape"/>
          <w:pgMar w:top="1417" w:right="1417" w:bottom="1417" w:left="1417" w:header="708" w:footer="708" w:gutter="0"/>
          <w:cols w:space="708"/>
          <w:docGrid w:linePitch="360"/>
        </w:sectPr>
      </w:pPr>
      <w:r>
        <w:rPr>
          <w:rFonts w:ascii="Times New Roman" w:hAnsi="Times New Roman" w:cs="Times New Roman"/>
        </w:rPr>
        <w:t>Figure 3.</w:t>
      </w:r>
      <w:r w:rsidR="00E06A78">
        <w:rPr>
          <w:rFonts w:ascii="Times New Roman" w:hAnsi="Times New Roman" w:cs="Times New Roman"/>
        </w:rPr>
        <w:t>5</w:t>
      </w:r>
      <w:r>
        <w:rPr>
          <w:rFonts w:ascii="Times New Roman" w:hAnsi="Times New Roman" w:cs="Times New Roman"/>
        </w:rPr>
        <w:t xml:space="preserve">: Compare the data detected in </w:t>
      </w:r>
      <w:r w:rsidR="008F44ED">
        <w:rPr>
          <w:rFonts w:ascii="Times New Roman" w:hAnsi="Times New Roman" w:cs="Times New Roman"/>
        </w:rPr>
        <w:t xml:space="preserve">the </w:t>
      </w:r>
      <w:r>
        <w:rPr>
          <w:rFonts w:ascii="Times New Roman" w:hAnsi="Times New Roman" w:cs="Times New Roman"/>
        </w:rPr>
        <w:t xml:space="preserve">logic </w:t>
      </w:r>
      <w:proofErr w:type="spellStart"/>
      <w:r>
        <w:rPr>
          <w:rFonts w:ascii="Times New Roman" w:hAnsi="Times New Roman" w:cs="Times New Roman"/>
        </w:rPr>
        <w:t>analyzer</w:t>
      </w:r>
      <w:proofErr w:type="spellEnd"/>
      <w:r>
        <w:rPr>
          <w:rFonts w:ascii="Times New Roman" w:hAnsi="Times New Roman" w:cs="Times New Roman"/>
        </w:rPr>
        <w:t xml:space="preserve"> with </w:t>
      </w:r>
      <w:r w:rsidR="008F44ED">
        <w:rPr>
          <w:rFonts w:ascii="Times New Roman" w:hAnsi="Times New Roman" w:cs="Times New Roman"/>
        </w:rPr>
        <w:t xml:space="preserve">the </w:t>
      </w:r>
      <w:r>
        <w:rPr>
          <w:rFonts w:ascii="Times New Roman" w:hAnsi="Times New Roman" w:cs="Times New Roman"/>
        </w:rPr>
        <w:t>simulation result.</w:t>
      </w:r>
    </w:p>
    <w:p w14:paraId="59C83C34" w14:textId="28D2F6DC" w:rsidR="00B4407A" w:rsidRPr="00AC1ABA" w:rsidRDefault="008F44ED" w:rsidP="00874CF9">
      <w:pPr>
        <w:spacing w:line="360" w:lineRule="auto"/>
        <w:outlineLvl w:val="0"/>
        <w:rPr>
          <w:rFonts w:ascii="Times New Roman" w:hAnsi="Times New Roman" w:cs="Times New Roman"/>
          <w:b/>
          <w:bCs/>
          <w:sz w:val="28"/>
          <w:szCs w:val="28"/>
        </w:rPr>
      </w:pPr>
      <w:bookmarkStart w:id="72" w:name="_Toc128402412"/>
      <w:r>
        <w:rPr>
          <w:rFonts w:ascii="Times New Roman" w:hAnsi="Times New Roman" w:cs="Times New Roman"/>
          <w:b/>
          <w:bCs/>
          <w:sz w:val="28"/>
          <w:szCs w:val="28"/>
        </w:rPr>
        <w:lastRenderedPageBreak/>
        <w:t>4</w:t>
      </w:r>
      <w:r w:rsidR="00F35C8B" w:rsidRPr="00AC1ABA">
        <w:rPr>
          <w:rFonts w:ascii="Times New Roman" w:hAnsi="Times New Roman" w:cs="Times New Roman"/>
          <w:b/>
          <w:bCs/>
          <w:sz w:val="28"/>
          <w:szCs w:val="28"/>
        </w:rPr>
        <w:t>. Appendix</w:t>
      </w:r>
      <w:bookmarkEnd w:id="72"/>
      <w:r w:rsidR="00F35C8B" w:rsidRPr="00AC1ABA">
        <w:rPr>
          <w:rFonts w:ascii="Times New Roman" w:hAnsi="Times New Roman" w:cs="Times New Roman"/>
          <w:b/>
          <w:bCs/>
          <w:sz w:val="28"/>
          <w:szCs w:val="28"/>
        </w:rPr>
        <w:t xml:space="preserve"> </w:t>
      </w:r>
    </w:p>
    <w:p w14:paraId="1D57F93B" w14:textId="1B47A95B" w:rsidR="004D615C" w:rsidRPr="00AC1ABA" w:rsidRDefault="008F44ED" w:rsidP="004D615C">
      <w:pPr>
        <w:spacing w:line="360" w:lineRule="auto"/>
        <w:outlineLvl w:val="1"/>
        <w:rPr>
          <w:rFonts w:ascii="Times New Roman" w:hAnsi="Times New Roman" w:cs="Times New Roman"/>
          <w:b/>
          <w:bCs/>
          <w:sz w:val="24"/>
          <w:szCs w:val="24"/>
        </w:rPr>
      </w:pPr>
      <w:bookmarkStart w:id="73" w:name="_Toc128402413"/>
      <w:r>
        <w:rPr>
          <w:rFonts w:ascii="Times New Roman" w:hAnsi="Times New Roman" w:cs="Times New Roman"/>
          <w:b/>
          <w:bCs/>
          <w:sz w:val="24"/>
          <w:szCs w:val="24"/>
        </w:rPr>
        <w:t>4</w:t>
      </w:r>
      <w:r w:rsidR="004D615C" w:rsidRPr="00AC1ABA">
        <w:rPr>
          <w:rFonts w:ascii="Times New Roman" w:hAnsi="Times New Roman" w:cs="Times New Roman"/>
          <w:b/>
          <w:bCs/>
          <w:sz w:val="24"/>
          <w:szCs w:val="24"/>
        </w:rPr>
        <w:t xml:space="preserve">.1 </w:t>
      </w:r>
      <w:r w:rsidR="000D443F" w:rsidRPr="00AC1ABA">
        <w:rPr>
          <w:rFonts w:ascii="Times New Roman" w:hAnsi="Times New Roman" w:cs="Times New Roman"/>
          <w:b/>
          <w:bCs/>
          <w:sz w:val="24"/>
          <w:szCs w:val="24"/>
        </w:rPr>
        <w:t>VHDL code for controller</w:t>
      </w:r>
      <w:bookmarkEnd w:id="73"/>
    </w:p>
    <w:p w14:paraId="784102AF"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library </w:t>
      </w:r>
      <w:proofErr w:type="gramStart"/>
      <w:r w:rsidRPr="005D27BB">
        <w:rPr>
          <w:rFonts w:ascii="Times New Roman" w:hAnsi="Times New Roman" w:cs="Times New Roman"/>
        </w:rPr>
        <w:t>IEEE;</w:t>
      </w:r>
      <w:proofErr w:type="gramEnd"/>
    </w:p>
    <w:p w14:paraId="7110E65D"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use </w:t>
      </w:r>
      <w:proofErr w:type="gramStart"/>
      <w:r w:rsidRPr="005D27BB">
        <w:rPr>
          <w:rFonts w:ascii="Times New Roman" w:hAnsi="Times New Roman" w:cs="Times New Roman"/>
        </w:rPr>
        <w:t>IEEE.STD_LOGIC_1164.ALL;</w:t>
      </w:r>
      <w:proofErr w:type="gramEnd"/>
    </w:p>
    <w:p w14:paraId="3062621E"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use </w:t>
      </w:r>
      <w:proofErr w:type="spellStart"/>
      <w:proofErr w:type="gramStart"/>
      <w:r w:rsidRPr="005D27BB">
        <w:rPr>
          <w:rFonts w:ascii="Times New Roman" w:hAnsi="Times New Roman" w:cs="Times New Roman"/>
        </w:rPr>
        <w:t>ieee.std_logic_unsigned.all</w:t>
      </w:r>
      <w:proofErr w:type="spellEnd"/>
      <w:r w:rsidRPr="005D27BB">
        <w:rPr>
          <w:rFonts w:ascii="Times New Roman" w:hAnsi="Times New Roman" w:cs="Times New Roman"/>
        </w:rPr>
        <w:t>;</w:t>
      </w:r>
      <w:proofErr w:type="gramEnd"/>
    </w:p>
    <w:p w14:paraId="495AD4C4"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use </w:t>
      </w:r>
      <w:proofErr w:type="spellStart"/>
      <w:proofErr w:type="gramStart"/>
      <w:r w:rsidRPr="005D27BB">
        <w:rPr>
          <w:rFonts w:ascii="Times New Roman" w:hAnsi="Times New Roman" w:cs="Times New Roman"/>
        </w:rPr>
        <w:t>ieee.numeric_std.all</w:t>
      </w:r>
      <w:proofErr w:type="spellEnd"/>
      <w:r w:rsidRPr="005D27BB">
        <w:rPr>
          <w:rFonts w:ascii="Times New Roman" w:hAnsi="Times New Roman" w:cs="Times New Roman"/>
        </w:rPr>
        <w:t>;</w:t>
      </w:r>
      <w:proofErr w:type="gramEnd"/>
    </w:p>
    <w:p w14:paraId="3CA14210" w14:textId="77777777" w:rsidR="005D27BB" w:rsidRPr="005D27BB" w:rsidRDefault="005D27BB" w:rsidP="00174484">
      <w:pPr>
        <w:spacing w:line="240" w:lineRule="auto"/>
        <w:rPr>
          <w:rFonts w:ascii="Times New Roman" w:hAnsi="Times New Roman" w:cs="Times New Roman"/>
        </w:rPr>
      </w:pPr>
    </w:p>
    <w:p w14:paraId="11703802"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entity controller </w:t>
      </w:r>
      <w:proofErr w:type="gramStart"/>
      <w:r w:rsidRPr="005D27BB">
        <w:rPr>
          <w:rFonts w:ascii="Times New Roman" w:hAnsi="Times New Roman" w:cs="Times New Roman"/>
        </w:rPr>
        <w:t>is</w:t>
      </w:r>
      <w:proofErr w:type="gramEnd"/>
    </w:p>
    <w:p w14:paraId="19215030"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Port ( </w:t>
      </w:r>
    </w:p>
    <w:p w14:paraId="2E0E0267"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w:t>
      </w:r>
      <w:proofErr w:type="spellStart"/>
      <w:r w:rsidRPr="005D27BB">
        <w:rPr>
          <w:rFonts w:ascii="Times New Roman" w:hAnsi="Times New Roman" w:cs="Times New Roman"/>
        </w:rPr>
        <w:t>clk</w:t>
      </w:r>
      <w:proofErr w:type="spellEnd"/>
      <w:r w:rsidRPr="005D27BB">
        <w:rPr>
          <w:rFonts w:ascii="Times New Roman" w:hAnsi="Times New Roman" w:cs="Times New Roman"/>
        </w:rPr>
        <w:t xml:space="preserve">, </w:t>
      </w:r>
      <w:proofErr w:type="gramStart"/>
      <w:r w:rsidRPr="005D27BB">
        <w:rPr>
          <w:rFonts w:ascii="Times New Roman" w:hAnsi="Times New Roman" w:cs="Times New Roman"/>
        </w:rPr>
        <w:t>reset  :</w:t>
      </w:r>
      <w:proofErr w:type="gramEnd"/>
      <w:r w:rsidRPr="005D27BB">
        <w:rPr>
          <w:rFonts w:ascii="Times New Roman" w:hAnsi="Times New Roman" w:cs="Times New Roman"/>
        </w:rPr>
        <w:t xml:space="preserve"> in </w:t>
      </w:r>
      <w:proofErr w:type="spellStart"/>
      <w:r w:rsidRPr="005D27BB">
        <w:rPr>
          <w:rFonts w:ascii="Times New Roman" w:hAnsi="Times New Roman" w:cs="Times New Roman"/>
        </w:rPr>
        <w:t>std_logic</w:t>
      </w:r>
      <w:proofErr w:type="spellEnd"/>
      <w:r w:rsidRPr="005D27BB">
        <w:rPr>
          <w:rFonts w:ascii="Times New Roman" w:hAnsi="Times New Roman" w:cs="Times New Roman"/>
        </w:rPr>
        <w:t>;</w:t>
      </w:r>
    </w:p>
    <w:p w14:paraId="22B30EEC" w14:textId="347BF30C"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start     </w:t>
      </w:r>
      <w:proofErr w:type="gramStart"/>
      <w:r w:rsidRPr="005D27BB">
        <w:rPr>
          <w:rFonts w:ascii="Times New Roman" w:hAnsi="Times New Roman" w:cs="Times New Roman"/>
        </w:rPr>
        <w:t xml:space="preserve">  :</w:t>
      </w:r>
      <w:proofErr w:type="gramEnd"/>
      <w:r w:rsidRPr="005D27BB">
        <w:rPr>
          <w:rFonts w:ascii="Times New Roman" w:hAnsi="Times New Roman" w:cs="Times New Roman"/>
        </w:rPr>
        <w:t xml:space="preserve"> in </w:t>
      </w:r>
      <w:proofErr w:type="spellStart"/>
      <w:r w:rsidRPr="005D27BB">
        <w:rPr>
          <w:rFonts w:ascii="Times New Roman" w:hAnsi="Times New Roman" w:cs="Times New Roman"/>
        </w:rPr>
        <w:t>std_logic</w:t>
      </w:r>
      <w:proofErr w:type="spellEnd"/>
      <w:r w:rsidRPr="005D27BB">
        <w:rPr>
          <w:rFonts w:ascii="Times New Roman" w:hAnsi="Times New Roman" w:cs="Times New Roman"/>
        </w:rPr>
        <w:t xml:space="preserve">;   </w:t>
      </w:r>
    </w:p>
    <w:p w14:paraId="4A5038AB"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w:t>
      </w:r>
      <w:proofErr w:type="spellStart"/>
      <w:r w:rsidRPr="005D27BB">
        <w:rPr>
          <w:rFonts w:ascii="Times New Roman" w:hAnsi="Times New Roman" w:cs="Times New Roman"/>
        </w:rPr>
        <w:t>ld_input_done</w:t>
      </w:r>
      <w:proofErr w:type="spellEnd"/>
      <w:r w:rsidRPr="005D27BB">
        <w:rPr>
          <w:rFonts w:ascii="Times New Roman" w:hAnsi="Times New Roman" w:cs="Times New Roman"/>
        </w:rPr>
        <w:t xml:space="preserve"> </w:t>
      </w:r>
      <w:proofErr w:type="gramStart"/>
      <w:r w:rsidRPr="005D27BB">
        <w:rPr>
          <w:rFonts w:ascii="Times New Roman" w:hAnsi="Times New Roman" w:cs="Times New Roman"/>
        </w:rPr>
        <w:t xml:space="preserve">  :</w:t>
      </w:r>
      <w:proofErr w:type="gramEnd"/>
      <w:r w:rsidRPr="005D27BB">
        <w:rPr>
          <w:rFonts w:ascii="Times New Roman" w:hAnsi="Times New Roman" w:cs="Times New Roman"/>
        </w:rPr>
        <w:t xml:space="preserve"> in </w:t>
      </w:r>
      <w:proofErr w:type="spellStart"/>
      <w:r w:rsidRPr="005D27BB">
        <w:rPr>
          <w:rFonts w:ascii="Times New Roman" w:hAnsi="Times New Roman" w:cs="Times New Roman"/>
        </w:rPr>
        <w:t>std_logic</w:t>
      </w:r>
      <w:proofErr w:type="spellEnd"/>
      <w:r w:rsidRPr="005D27BB">
        <w:rPr>
          <w:rFonts w:ascii="Times New Roman" w:hAnsi="Times New Roman" w:cs="Times New Roman"/>
        </w:rPr>
        <w:t>;</w:t>
      </w:r>
    </w:p>
    <w:p w14:paraId="091694CD" w14:textId="75D64612"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w:t>
      </w:r>
      <w:proofErr w:type="spellStart"/>
      <w:r w:rsidRPr="005D27BB">
        <w:rPr>
          <w:rFonts w:ascii="Times New Roman" w:hAnsi="Times New Roman" w:cs="Times New Roman"/>
        </w:rPr>
        <w:t>multi_</w:t>
      </w:r>
      <w:proofErr w:type="gramStart"/>
      <w:r w:rsidRPr="005D27BB">
        <w:rPr>
          <w:rFonts w:ascii="Times New Roman" w:hAnsi="Times New Roman" w:cs="Times New Roman"/>
        </w:rPr>
        <w:t>done</w:t>
      </w:r>
      <w:proofErr w:type="spellEnd"/>
      <w:r w:rsidRPr="005D27BB">
        <w:rPr>
          <w:rFonts w:ascii="Times New Roman" w:hAnsi="Times New Roman" w:cs="Times New Roman"/>
        </w:rPr>
        <w:t xml:space="preserve">  :</w:t>
      </w:r>
      <w:proofErr w:type="gramEnd"/>
      <w:r w:rsidRPr="005D27BB">
        <w:rPr>
          <w:rFonts w:ascii="Times New Roman" w:hAnsi="Times New Roman" w:cs="Times New Roman"/>
        </w:rPr>
        <w:t xml:space="preserve"> in </w:t>
      </w:r>
      <w:proofErr w:type="spellStart"/>
      <w:r w:rsidRPr="005D27BB">
        <w:rPr>
          <w:rFonts w:ascii="Times New Roman" w:hAnsi="Times New Roman" w:cs="Times New Roman"/>
        </w:rPr>
        <w:t>std_logic</w:t>
      </w:r>
      <w:proofErr w:type="spellEnd"/>
      <w:r w:rsidRPr="005D27BB">
        <w:rPr>
          <w:rFonts w:ascii="Times New Roman" w:hAnsi="Times New Roman" w:cs="Times New Roman"/>
        </w:rPr>
        <w:t xml:space="preserve">;        </w:t>
      </w:r>
    </w:p>
    <w:p w14:paraId="42572EE7"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w:t>
      </w:r>
      <w:proofErr w:type="spellStart"/>
      <w:r w:rsidRPr="005D27BB">
        <w:rPr>
          <w:rFonts w:ascii="Times New Roman" w:hAnsi="Times New Roman" w:cs="Times New Roman"/>
        </w:rPr>
        <w:t>ld_input</w:t>
      </w:r>
      <w:proofErr w:type="spellEnd"/>
      <w:r w:rsidRPr="005D27BB">
        <w:rPr>
          <w:rFonts w:ascii="Times New Roman" w:hAnsi="Times New Roman" w:cs="Times New Roman"/>
        </w:rPr>
        <w:t xml:space="preserve">  </w:t>
      </w:r>
      <w:proofErr w:type="gramStart"/>
      <w:r w:rsidRPr="005D27BB">
        <w:rPr>
          <w:rFonts w:ascii="Times New Roman" w:hAnsi="Times New Roman" w:cs="Times New Roman"/>
        </w:rPr>
        <w:t xml:space="preserve">  :</w:t>
      </w:r>
      <w:proofErr w:type="gramEnd"/>
      <w:r w:rsidRPr="005D27BB">
        <w:rPr>
          <w:rFonts w:ascii="Times New Roman" w:hAnsi="Times New Roman" w:cs="Times New Roman"/>
        </w:rPr>
        <w:t xml:space="preserve"> out </w:t>
      </w:r>
      <w:proofErr w:type="spellStart"/>
      <w:r w:rsidRPr="005D27BB">
        <w:rPr>
          <w:rFonts w:ascii="Times New Roman" w:hAnsi="Times New Roman" w:cs="Times New Roman"/>
        </w:rPr>
        <w:t>std_logic</w:t>
      </w:r>
      <w:proofErr w:type="spellEnd"/>
      <w:r w:rsidRPr="005D27BB">
        <w:rPr>
          <w:rFonts w:ascii="Times New Roman" w:hAnsi="Times New Roman" w:cs="Times New Roman"/>
        </w:rPr>
        <w:t>;</w:t>
      </w:r>
    </w:p>
    <w:p w14:paraId="25AF27C1"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w:t>
      </w:r>
      <w:proofErr w:type="spellStart"/>
      <w:r w:rsidRPr="005D27BB">
        <w:rPr>
          <w:rFonts w:ascii="Times New Roman" w:hAnsi="Times New Roman" w:cs="Times New Roman"/>
        </w:rPr>
        <w:t>op_en</w:t>
      </w:r>
      <w:proofErr w:type="spellEnd"/>
      <w:r w:rsidRPr="005D27BB">
        <w:rPr>
          <w:rFonts w:ascii="Times New Roman" w:hAnsi="Times New Roman" w:cs="Times New Roman"/>
        </w:rPr>
        <w:t xml:space="preserve">     </w:t>
      </w:r>
      <w:proofErr w:type="gramStart"/>
      <w:r w:rsidRPr="005D27BB">
        <w:rPr>
          <w:rFonts w:ascii="Times New Roman" w:hAnsi="Times New Roman" w:cs="Times New Roman"/>
        </w:rPr>
        <w:t xml:space="preserve">  :</w:t>
      </w:r>
      <w:proofErr w:type="gramEnd"/>
      <w:r w:rsidRPr="005D27BB">
        <w:rPr>
          <w:rFonts w:ascii="Times New Roman" w:hAnsi="Times New Roman" w:cs="Times New Roman"/>
        </w:rPr>
        <w:t xml:space="preserve"> out </w:t>
      </w:r>
      <w:proofErr w:type="spellStart"/>
      <w:r w:rsidRPr="005D27BB">
        <w:rPr>
          <w:rFonts w:ascii="Times New Roman" w:hAnsi="Times New Roman" w:cs="Times New Roman"/>
        </w:rPr>
        <w:t>std_logic</w:t>
      </w:r>
      <w:proofErr w:type="spellEnd"/>
    </w:p>
    <w:p w14:paraId="4B94EB7B"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w:t>
      </w:r>
    </w:p>
    <w:p w14:paraId="2B1ABBC1"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w:t>
      </w:r>
    </w:p>
    <w:p w14:paraId="3BA1AE6F"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end </w:t>
      </w:r>
      <w:proofErr w:type="gramStart"/>
      <w:r w:rsidRPr="005D27BB">
        <w:rPr>
          <w:rFonts w:ascii="Times New Roman" w:hAnsi="Times New Roman" w:cs="Times New Roman"/>
        </w:rPr>
        <w:t>controller;</w:t>
      </w:r>
      <w:proofErr w:type="gramEnd"/>
    </w:p>
    <w:p w14:paraId="44ADB190" w14:textId="77777777" w:rsidR="005D27BB" w:rsidRPr="005D27BB" w:rsidRDefault="005D27BB" w:rsidP="00174484">
      <w:pPr>
        <w:spacing w:line="240" w:lineRule="auto"/>
        <w:rPr>
          <w:rFonts w:ascii="Times New Roman" w:hAnsi="Times New Roman" w:cs="Times New Roman"/>
        </w:rPr>
      </w:pPr>
    </w:p>
    <w:p w14:paraId="5681C7F7"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architecture </w:t>
      </w:r>
      <w:proofErr w:type="spellStart"/>
      <w:r w:rsidRPr="005D27BB">
        <w:rPr>
          <w:rFonts w:ascii="Times New Roman" w:hAnsi="Times New Roman" w:cs="Times New Roman"/>
        </w:rPr>
        <w:t>Behavioral</w:t>
      </w:r>
      <w:proofErr w:type="spellEnd"/>
      <w:r w:rsidRPr="005D27BB">
        <w:rPr>
          <w:rFonts w:ascii="Times New Roman" w:hAnsi="Times New Roman" w:cs="Times New Roman"/>
        </w:rPr>
        <w:t xml:space="preserve"> of controller </w:t>
      </w:r>
      <w:proofErr w:type="gramStart"/>
      <w:r w:rsidRPr="005D27BB">
        <w:rPr>
          <w:rFonts w:ascii="Times New Roman" w:hAnsi="Times New Roman" w:cs="Times New Roman"/>
        </w:rPr>
        <w:t>is</w:t>
      </w:r>
      <w:proofErr w:type="gramEnd"/>
    </w:p>
    <w:p w14:paraId="4BE122BA" w14:textId="77777777" w:rsidR="005D27BB" w:rsidRPr="005D27BB" w:rsidRDefault="005D27BB" w:rsidP="00174484">
      <w:pPr>
        <w:spacing w:line="240" w:lineRule="auto"/>
        <w:rPr>
          <w:rFonts w:ascii="Times New Roman" w:hAnsi="Times New Roman" w:cs="Times New Roman"/>
        </w:rPr>
      </w:pPr>
    </w:p>
    <w:p w14:paraId="16FE04CD"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component ff </w:t>
      </w:r>
      <w:proofErr w:type="gramStart"/>
      <w:r w:rsidRPr="005D27BB">
        <w:rPr>
          <w:rFonts w:ascii="Times New Roman" w:hAnsi="Times New Roman" w:cs="Times New Roman"/>
        </w:rPr>
        <w:t>is</w:t>
      </w:r>
      <w:proofErr w:type="gramEnd"/>
    </w:p>
    <w:p w14:paraId="2A0AEE09"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generic(</w:t>
      </w:r>
      <w:proofErr w:type="spellStart"/>
      <w:proofErr w:type="gramStart"/>
      <w:r w:rsidRPr="005D27BB">
        <w:rPr>
          <w:rFonts w:ascii="Times New Roman" w:hAnsi="Times New Roman" w:cs="Times New Roman"/>
        </w:rPr>
        <w:t>N:integer</w:t>
      </w:r>
      <w:proofErr w:type="spellEnd"/>
      <w:proofErr w:type="gramEnd"/>
      <w:r w:rsidRPr="005D27BB">
        <w:rPr>
          <w:rFonts w:ascii="Times New Roman" w:hAnsi="Times New Roman" w:cs="Times New Roman"/>
        </w:rPr>
        <w:t>:=1);</w:t>
      </w:r>
    </w:p>
    <w:p w14:paraId="005AA6A4"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w:t>
      </w:r>
      <w:proofErr w:type="gramStart"/>
      <w:r w:rsidRPr="005D27BB">
        <w:rPr>
          <w:rFonts w:ascii="Times New Roman" w:hAnsi="Times New Roman" w:cs="Times New Roman"/>
        </w:rPr>
        <w:t xml:space="preserve">port(  </w:t>
      </w:r>
      <w:proofErr w:type="gramEnd"/>
      <w:r w:rsidRPr="005D27BB">
        <w:rPr>
          <w:rFonts w:ascii="Times New Roman" w:hAnsi="Times New Roman" w:cs="Times New Roman"/>
        </w:rPr>
        <w:t xml:space="preserve"> D  :  in </w:t>
      </w:r>
      <w:proofErr w:type="spellStart"/>
      <w:r w:rsidRPr="005D27BB">
        <w:rPr>
          <w:rFonts w:ascii="Times New Roman" w:hAnsi="Times New Roman" w:cs="Times New Roman"/>
        </w:rPr>
        <w:t>std_logic_vector</w:t>
      </w:r>
      <w:proofErr w:type="spellEnd"/>
      <w:r w:rsidRPr="005D27BB">
        <w:rPr>
          <w:rFonts w:ascii="Times New Roman" w:hAnsi="Times New Roman" w:cs="Times New Roman"/>
        </w:rPr>
        <w:t xml:space="preserve">(N-1 </w:t>
      </w:r>
      <w:proofErr w:type="spellStart"/>
      <w:r w:rsidRPr="005D27BB">
        <w:rPr>
          <w:rFonts w:ascii="Times New Roman" w:hAnsi="Times New Roman" w:cs="Times New Roman"/>
        </w:rPr>
        <w:t>downto</w:t>
      </w:r>
      <w:proofErr w:type="spellEnd"/>
      <w:r w:rsidRPr="005D27BB">
        <w:rPr>
          <w:rFonts w:ascii="Times New Roman" w:hAnsi="Times New Roman" w:cs="Times New Roman"/>
        </w:rPr>
        <w:t xml:space="preserve"> 0);</w:t>
      </w:r>
    </w:p>
    <w:p w14:paraId="30B78D1D"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w:t>
      </w:r>
      <w:proofErr w:type="gramStart"/>
      <w:r w:rsidRPr="005D27BB">
        <w:rPr>
          <w:rFonts w:ascii="Times New Roman" w:hAnsi="Times New Roman" w:cs="Times New Roman"/>
        </w:rPr>
        <w:t>Q  :</w:t>
      </w:r>
      <w:proofErr w:type="gramEnd"/>
      <w:r w:rsidRPr="005D27BB">
        <w:rPr>
          <w:rFonts w:ascii="Times New Roman" w:hAnsi="Times New Roman" w:cs="Times New Roman"/>
        </w:rPr>
        <w:t xml:space="preserve">  out </w:t>
      </w:r>
      <w:proofErr w:type="spellStart"/>
      <w:r w:rsidRPr="005D27BB">
        <w:rPr>
          <w:rFonts w:ascii="Times New Roman" w:hAnsi="Times New Roman" w:cs="Times New Roman"/>
        </w:rPr>
        <w:t>std_logic_vector</w:t>
      </w:r>
      <w:proofErr w:type="spellEnd"/>
      <w:r w:rsidRPr="005D27BB">
        <w:rPr>
          <w:rFonts w:ascii="Times New Roman" w:hAnsi="Times New Roman" w:cs="Times New Roman"/>
        </w:rPr>
        <w:t xml:space="preserve">(N-1 </w:t>
      </w:r>
      <w:proofErr w:type="spellStart"/>
      <w:r w:rsidRPr="005D27BB">
        <w:rPr>
          <w:rFonts w:ascii="Times New Roman" w:hAnsi="Times New Roman" w:cs="Times New Roman"/>
        </w:rPr>
        <w:t>downto</w:t>
      </w:r>
      <w:proofErr w:type="spellEnd"/>
      <w:r w:rsidRPr="005D27BB">
        <w:rPr>
          <w:rFonts w:ascii="Times New Roman" w:hAnsi="Times New Roman" w:cs="Times New Roman"/>
        </w:rPr>
        <w:t xml:space="preserve"> 0);</w:t>
      </w:r>
    </w:p>
    <w:p w14:paraId="0CAD5979"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w:t>
      </w:r>
      <w:proofErr w:type="spellStart"/>
      <w:proofErr w:type="gramStart"/>
      <w:r w:rsidRPr="005D27BB">
        <w:rPr>
          <w:rFonts w:ascii="Times New Roman" w:hAnsi="Times New Roman" w:cs="Times New Roman"/>
        </w:rPr>
        <w:t>clk</w:t>
      </w:r>
      <w:proofErr w:type="spellEnd"/>
      <w:r w:rsidRPr="005D27BB">
        <w:rPr>
          <w:rFonts w:ascii="Times New Roman" w:hAnsi="Times New Roman" w:cs="Times New Roman"/>
        </w:rPr>
        <w:t xml:space="preserve">  :</w:t>
      </w:r>
      <w:proofErr w:type="gramEnd"/>
      <w:r w:rsidRPr="005D27BB">
        <w:rPr>
          <w:rFonts w:ascii="Times New Roman" w:hAnsi="Times New Roman" w:cs="Times New Roman"/>
        </w:rPr>
        <w:t xml:space="preserve">  in </w:t>
      </w:r>
      <w:proofErr w:type="spellStart"/>
      <w:r w:rsidRPr="005D27BB">
        <w:rPr>
          <w:rFonts w:ascii="Times New Roman" w:hAnsi="Times New Roman" w:cs="Times New Roman"/>
        </w:rPr>
        <w:t>std_logic</w:t>
      </w:r>
      <w:proofErr w:type="spellEnd"/>
      <w:r w:rsidRPr="005D27BB">
        <w:rPr>
          <w:rFonts w:ascii="Times New Roman" w:hAnsi="Times New Roman" w:cs="Times New Roman"/>
        </w:rPr>
        <w:t>;</w:t>
      </w:r>
    </w:p>
    <w:p w14:paraId="714E20D7"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reset:  in </w:t>
      </w:r>
      <w:proofErr w:type="spellStart"/>
      <w:r w:rsidRPr="005D27BB">
        <w:rPr>
          <w:rFonts w:ascii="Times New Roman" w:hAnsi="Times New Roman" w:cs="Times New Roman"/>
        </w:rPr>
        <w:t>std_</w:t>
      </w:r>
      <w:proofErr w:type="gramStart"/>
      <w:r w:rsidRPr="005D27BB">
        <w:rPr>
          <w:rFonts w:ascii="Times New Roman" w:hAnsi="Times New Roman" w:cs="Times New Roman"/>
        </w:rPr>
        <w:t>logic</w:t>
      </w:r>
      <w:proofErr w:type="spellEnd"/>
      <w:proofErr w:type="gramEnd"/>
    </w:p>
    <w:p w14:paraId="5D4EC68C"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w:t>
      </w:r>
    </w:p>
    <w:p w14:paraId="3223DF2C"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end </w:t>
      </w:r>
      <w:proofErr w:type="gramStart"/>
      <w:r w:rsidRPr="005D27BB">
        <w:rPr>
          <w:rFonts w:ascii="Times New Roman" w:hAnsi="Times New Roman" w:cs="Times New Roman"/>
        </w:rPr>
        <w:t>component;</w:t>
      </w:r>
      <w:proofErr w:type="gramEnd"/>
    </w:p>
    <w:p w14:paraId="25356D8F" w14:textId="77777777" w:rsidR="005D27BB" w:rsidRPr="005D27BB" w:rsidRDefault="005D27BB" w:rsidP="00174484">
      <w:pPr>
        <w:spacing w:line="240" w:lineRule="auto"/>
        <w:rPr>
          <w:rFonts w:ascii="Times New Roman" w:hAnsi="Times New Roman" w:cs="Times New Roman"/>
        </w:rPr>
      </w:pPr>
    </w:p>
    <w:p w14:paraId="0DB8C0DF"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type </w:t>
      </w:r>
      <w:proofErr w:type="spellStart"/>
      <w:r w:rsidRPr="005D27BB">
        <w:rPr>
          <w:rFonts w:ascii="Times New Roman" w:hAnsi="Times New Roman" w:cs="Times New Roman"/>
        </w:rPr>
        <w:t>state_type</w:t>
      </w:r>
      <w:proofErr w:type="spellEnd"/>
      <w:r w:rsidRPr="005D27BB">
        <w:rPr>
          <w:rFonts w:ascii="Times New Roman" w:hAnsi="Times New Roman" w:cs="Times New Roman"/>
        </w:rPr>
        <w:t xml:space="preserve"> is (</w:t>
      </w:r>
      <w:proofErr w:type="spellStart"/>
      <w:r w:rsidRPr="005D27BB">
        <w:rPr>
          <w:rFonts w:ascii="Times New Roman" w:hAnsi="Times New Roman" w:cs="Times New Roman"/>
        </w:rPr>
        <w:t>s_initial</w:t>
      </w:r>
      <w:proofErr w:type="spellEnd"/>
      <w:r w:rsidRPr="005D27BB">
        <w:rPr>
          <w:rFonts w:ascii="Times New Roman" w:hAnsi="Times New Roman" w:cs="Times New Roman"/>
        </w:rPr>
        <w:t xml:space="preserve">, </w:t>
      </w:r>
      <w:proofErr w:type="spellStart"/>
      <w:r w:rsidRPr="005D27BB">
        <w:rPr>
          <w:rFonts w:ascii="Times New Roman" w:hAnsi="Times New Roman" w:cs="Times New Roman"/>
        </w:rPr>
        <w:t>s_ld_input</w:t>
      </w:r>
      <w:proofErr w:type="spellEnd"/>
      <w:r w:rsidRPr="005D27BB">
        <w:rPr>
          <w:rFonts w:ascii="Times New Roman" w:hAnsi="Times New Roman" w:cs="Times New Roman"/>
        </w:rPr>
        <w:t xml:space="preserve">, </w:t>
      </w:r>
      <w:proofErr w:type="spellStart"/>
      <w:r w:rsidRPr="005D27BB">
        <w:rPr>
          <w:rFonts w:ascii="Times New Roman" w:hAnsi="Times New Roman" w:cs="Times New Roman"/>
        </w:rPr>
        <w:t>s_op</w:t>
      </w:r>
      <w:proofErr w:type="spellEnd"/>
      <w:proofErr w:type="gramStart"/>
      <w:r w:rsidRPr="005D27BB">
        <w:rPr>
          <w:rFonts w:ascii="Times New Roman" w:hAnsi="Times New Roman" w:cs="Times New Roman"/>
        </w:rPr>
        <w:t>);</w:t>
      </w:r>
      <w:proofErr w:type="gramEnd"/>
    </w:p>
    <w:p w14:paraId="03CBEE27"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signal </w:t>
      </w:r>
      <w:proofErr w:type="spellStart"/>
      <w:r w:rsidRPr="005D27BB">
        <w:rPr>
          <w:rFonts w:ascii="Times New Roman" w:hAnsi="Times New Roman" w:cs="Times New Roman"/>
        </w:rPr>
        <w:t>state_reg</w:t>
      </w:r>
      <w:proofErr w:type="spellEnd"/>
      <w:r w:rsidRPr="005D27BB">
        <w:rPr>
          <w:rFonts w:ascii="Times New Roman" w:hAnsi="Times New Roman" w:cs="Times New Roman"/>
        </w:rPr>
        <w:t xml:space="preserve">, </w:t>
      </w:r>
      <w:proofErr w:type="spellStart"/>
      <w:r w:rsidRPr="005D27BB">
        <w:rPr>
          <w:rFonts w:ascii="Times New Roman" w:hAnsi="Times New Roman" w:cs="Times New Roman"/>
        </w:rPr>
        <w:t>state_</w:t>
      </w:r>
      <w:proofErr w:type="gramStart"/>
      <w:r w:rsidRPr="005D27BB">
        <w:rPr>
          <w:rFonts w:ascii="Times New Roman" w:hAnsi="Times New Roman" w:cs="Times New Roman"/>
        </w:rPr>
        <w:t>nxt</w:t>
      </w:r>
      <w:proofErr w:type="spellEnd"/>
      <w:r w:rsidRPr="005D27BB">
        <w:rPr>
          <w:rFonts w:ascii="Times New Roman" w:hAnsi="Times New Roman" w:cs="Times New Roman"/>
        </w:rPr>
        <w:t xml:space="preserve"> :</w:t>
      </w:r>
      <w:proofErr w:type="gramEnd"/>
      <w:r w:rsidRPr="005D27BB">
        <w:rPr>
          <w:rFonts w:ascii="Times New Roman" w:hAnsi="Times New Roman" w:cs="Times New Roman"/>
        </w:rPr>
        <w:t xml:space="preserve"> </w:t>
      </w:r>
      <w:proofErr w:type="spellStart"/>
      <w:r w:rsidRPr="005D27BB">
        <w:rPr>
          <w:rFonts w:ascii="Times New Roman" w:hAnsi="Times New Roman" w:cs="Times New Roman"/>
        </w:rPr>
        <w:t>state_type</w:t>
      </w:r>
      <w:proofErr w:type="spellEnd"/>
      <w:r w:rsidRPr="005D27BB">
        <w:rPr>
          <w:rFonts w:ascii="Times New Roman" w:hAnsi="Times New Roman" w:cs="Times New Roman"/>
        </w:rPr>
        <w:t>;</w:t>
      </w:r>
    </w:p>
    <w:p w14:paraId="417BF80E"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signal counter14, counter14_</w:t>
      </w:r>
      <w:proofErr w:type="gramStart"/>
      <w:r w:rsidRPr="005D27BB">
        <w:rPr>
          <w:rFonts w:ascii="Times New Roman" w:hAnsi="Times New Roman" w:cs="Times New Roman"/>
        </w:rPr>
        <w:t>nxt :</w:t>
      </w:r>
      <w:proofErr w:type="gramEnd"/>
      <w:r w:rsidRPr="005D27BB">
        <w:rPr>
          <w:rFonts w:ascii="Times New Roman" w:hAnsi="Times New Roman" w:cs="Times New Roman"/>
        </w:rPr>
        <w:t xml:space="preserve"> </w:t>
      </w:r>
      <w:proofErr w:type="spellStart"/>
      <w:r w:rsidRPr="005D27BB">
        <w:rPr>
          <w:rFonts w:ascii="Times New Roman" w:hAnsi="Times New Roman" w:cs="Times New Roman"/>
        </w:rPr>
        <w:t>std_logic_vector</w:t>
      </w:r>
      <w:proofErr w:type="spellEnd"/>
      <w:r w:rsidRPr="005D27BB">
        <w:rPr>
          <w:rFonts w:ascii="Times New Roman" w:hAnsi="Times New Roman" w:cs="Times New Roman"/>
        </w:rPr>
        <w:t xml:space="preserve">(3 </w:t>
      </w:r>
      <w:proofErr w:type="spellStart"/>
      <w:r w:rsidRPr="005D27BB">
        <w:rPr>
          <w:rFonts w:ascii="Times New Roman" w:hAnsi="Times New Roman" w:cs="Times New Roman"/>
        </w:rPr>
        <w:t>downto</w:t>
      </w:r>
      <w:proofErr w:type="spellEnd"/>
      <w:r w:rsidRPr="005D27BB">
        <w:rPr>
          <w:rFonts w:ascii="Times New Roman" w:hAnsi="Times New Roman" w:cs="Times New Roman"/>
        </w:rPr>
        <w:t xml:space="preserve"> 0) := (others =&gt; '0');</w:t>
      </w:r>
    </w:p>
    <w:p w14:paraId="1D4EB66C" w14:textId="77777777" w:rsidR="005D27BB" w:rsidRPr="005D27BB" w:rsidRDefault="005D27BB" w:rsidP="00174484">
      <w:pPr>
        <w:spacing w:line="240" w:lineRule="auto"/>
        <w:rPr>
          <w:rFonts w:ascii="Times New Roman" w:hAnsi="Times New Roman" w:cs="Times New Roman"/>
        </w:rPr>
      </w:pPr>
    </w:p>
    <w:p w14:paraId="29EF5A2D" w14:textId="571CD622"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begin</w:t>
      </w:r>
    </w:p>
    <w:p w14:paraId="5E6332CF"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--state </w:t>
      </w:r>
      <w:proofErr w:type="spellStart"/>
      <w:r w:rsidRPr="005D27BB">
        <w:rPr>
          <w:rFonts w:ascii="Times New Roman" w:hAnsi="Times New Roman" w:cs="Times New Roman"/>
        </w:rPr>
        <w:t>contrl</w:t>
      </w:r>
      <w:proofErr w:type="spellEnd"/>
      <w:r w:rsidRPr="005D27BB">
        <w:rPr>
          <w:rFonts w:ascii="Times New Roman" w:hAnsi="Times New Roman" w:cs="Times New Roman"/>
        </w:rPr>
        <w:t>--------------------------------</w:t>
      </w:r>
    </w:p>
    <w:p w14:paraId="1EA10D76" w14:textId="77777777" w:rsidR="005D27BB" w:rsidRPr="005D27BB" w:rsidRDefault="005D27BB" w:rsidP="00174484">
      <w:pPr>
        <w:spacing w:line="240" w:lineRule="auto"/>
        <w:rPr>
          <w:rFonts w:ascii="Times New Roman" w:hAnsi="Times New Roman" w:cs="Times New Roman"/>
        </w:rPr>
      </w:pPr>
      <w:proofErr w:type="gramStart"/>
      <w:r w:rsidRPr="005D27BB">
        <w:rPr>
          <w:rFonts w:ascii="Times New Roman" w:hAnsi="Times New Roman" w:cs="Times New Roman"/>
        </w:rPr>
        <w:t>process(</w:t>
      </w:r>
      <w:proofErr w:type="spellStart"/>
      <w:proofErr w:type="gramEnd"/>
      <w:r w:rsidRPr="005D27BB">
        <w:rPr>
          <w:rFonts w:ascii="Times New Roman" w:hAnsi="Times New Roman" w:cs="Times New Roman"/>
        </w:rPr>
        <w:t>clk</w:t>
      </w:r>
      <w:proofErr w:type="spellEnd"/>
      <w:r w:rsidRPr="005D27BB">
        <w:rPr>
          <w:rFonts w:ascii="Times New Roman" w:hAnsi="Times New Roman" w:cs="Times New Roman"/>
        </w:rPr>
        <w:t>, reset)</w:t>
      </w:r>
    </w:p>
    <w:p w14:paraId="238E2EAD"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begin</w:t>
      </w:r>
    </w:p>
    <w:p w14:paraId="20A16F47"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if reset = '1' then </w:t>
      </w:r>
    </w:p>
    <w:p w14:paraId="6C36B4C2"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w:t>
      </w:r>
      <w:proofErr w:type="spellStart"/>
      <w:r w:rsidRPr="005D27BB">
        <w:rPr>
          <w:rFonts w:ascii="Times New Roman" w:hAnsi="Times New Roman" w:cs="Times New Roman"/>
        </w:rPr>
        <w:t>state_reg</w:t>
      </w:r>
      <w:proofErr w:type="spellEnd"/>
      <w:r w:rsidRPr="005D27BB">
        <w:rPr>
          <w:rFonts w:ascii="Times New Roman" w:hAnsi="Times New Roman" w:cs="Times New Roman"/>
        </w:rPr>
        <w:t xml:space="preserve"> &lt;= </w:t>
      </w:r>
      <w:proofErr w:type="spellStart"/>
      <w:r w:rsidRPr="005D27BB">
        <w:rPr>
          <w:rFonts w:ascii="Times New Roman" w:hAnsi="Times New Roman" w:cs="Times New Roman"/>
        </w:rPr>
        <w:t>s_</w:t>
      </w:r>
      <w:proofErr w:type="gramStart"/>
      <w:r w:rsidRPr="005D27BB">
        <w:rPr>
          <w:rFonts w:ascii="Times New Roman" w:hAnsi="Times New Roman" w:cs="Times New Roman"/>
        </w:rPr>
        <w:t>initial</w:t>
      </w:r>
      <w:proofErr w:type="spellEnd"/>
      <w:r w:rsidRPr="005D27BB">
        <w:rPr>
          <w:rFonts w:ascii="Times New Roman" w:hAnsi="Times New Roman" w:cs="Times New Roman"/>
        </w:rPr>
        <w:t>;</w:t>
      </w:r>
      <w:proofErr w:type="gramEnd"/>
      <w:r w:rsidRPr="005D27BB">
        <w:rPr>
          <w:rFonts w:ascii="Times New Roman" w:hAnsi="Times New Roman" w:cs="Times New Roman"/>
        </w:rPr>
        <w:t xml:space="preserve"> </w:t>
      </w:r>
    </w:p>
    <w:p w14:paraId="09C158A3"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w:t>
      </w:r>
      <w:proofErr w:type="spellStart"/>
      <w:r w:rsidRPr="005D27BB">
        <w:rPr>
          <w:rFonts w:ascii="Times New Roman" w:hAnsi="Times New Roman" w:cs="Times New Roman"/>
        </w:rPr>
        <w:t>elsif</w:t>
      </w:r>
      <w:proofErr w:type="spellEnd"/>
      <w:r w:rsidRPr="005D27BB">
        <w:rPr>
          <w:rFonts w:ascii="Times New Roman" w:hAnsi="Times New Roman" w:cs="Times New Roman"/>
        </w:rPr>
        <w:t xml:space="preserve"> (</w:t>
      </w:r>
      <w:proofErr w:type="spellStart"/>
      <w:r w:rsidRPr="005D27BB">
        <w:rPr>
          <w:rFonts w:ascii="Times New Roman" w:hAnsi="Times New Roman" w:cs="Times New Roman"/>
        </w:rPr>
        <w:t>clk'event</w:t>
      </w:r>
      <w:proofErr w:type="spellEnd"/>
      <w:r w:rsidRPr="005D27BB">
        <w:rPr>
          <w:rFonts w:ascii="Times New Roman" w:hAnsi="Times New Roman" w:cs="Times New Roman"/>
        </w:rPr>
        <w:t xml:space="preserve"> and </w:t>
      </w:r>
      <w:proofErr w:type="spellStart"/>
      <w:r w:rsidRPr="005D27BB">
        <w:rPr>
          <w:rFonts w:ascii="Times New Roman" w:hAnsi="Times New Roman" w:cs="Times New Roman"/>
        </w:rPr>
        <w:t>clk</w:t>
      </w:r>
      <w:proofErr w:type="spellEnd"/>
      <w:r w:rsidRPr="005D27BB">
        <w:rPr>
          <w:rFonts w:ascii="Times New Roman" w:hAnsi="Times New Roman" w:cs="Times New Roman"/>
        </w:rPr>
        <w:t xml:space="preserve"> = '1') then </w:t>
      </w:r>
    </w:p>
    <w:p w14:paraId="597216E4"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w:t>
      </w:r>
      <w:proofErr w:type="spellStart"/>
      <w:r w:rsidRPr="005D27BB">
        <w:rPr>
          <w:rFonts w:ascii="Times New Roman" w:hAnsi="Times New Roman" w:cs="Times New Roman"/>
        </w:rPr>
        <w:t>state_reg</w:t>
      </w:r>
      <w:proofErr w:type="spellEnd"/>
      <w:r w:rsidRPr="005D27BB">
        <w:rPr>
          <w:rFonts w:ascii="Times New Roman" w:hAnsi="Times New Roman" w:cs="Times New Roman"/>
        </w:rPr>
        <w:t xml:space="preserve"> &lt;= </w:t>
      </w:r>
      <w:proofErr w:type="spellStart"/>
      <w:r w:rsidRPr="005D27BB">
        <w:rPr>
          <w:rFonts w:ascii="Times New Roman" w:hAnsi="Times New Roman" w:cs="Times New Roman"/>
        </w:rPr>
        <w:t>state_</w:t>
      </w:r>
      <w:proofErr w:type="gramStart"/>
      <w:r w:rsidRPr="005D27BB">
        <w:rPr>
          <w:rFonts w:ascii="Times New Roman" w:hAnsi="Times New Roman" w:cs="Times New Roman"/>
        </w:rPr>
        <w:t>nxt</w:t>
      </w:r>
      <w:proofErr w:type="spellEnd"/>
      <w:r w:rsidRPr="005D27BB">
        <w:rPr>
          <w:rFonts w:ascii="Times New Roman" w:hAnsi="Times New Roman" w:cs="Times New Roman"/>
        </w:rPr>
        <w:t>;</w:t>
      </w:r>
      <w:proofErr w:type="gramEnd"/>
      <w:r w:rsidRPr="005D27BB">
        <w:rPr>
          <w:rFonts w:ascii="Times New Roman" w:hAnsi="Times New Roman" w:cs="Times New Roman"/>
        </w:rPr>
        <w:t xml:space="preserve"> </w:t>
      </w:r>
    </w:p>
    <w:p w14:paraId="08E51315"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lastRenderedPageBreak/>
        <w:t xml:space="preserve">    end </w:t>
      </w:r>
      <w:proofErr w:type="gramStart"/>
      <w:r w:rsidRPr="005D27BB">
        <w:rPr>
          <w:rFonts w:ascii="Times New Roman" w:hAnsi="Times New Roman" w:cs="Times New Roman"/>
        </w:rPr>
        <w:t>if;</w:t>
      </w:r>
      <w:proofErr w:type="gramEnd"/>
    </w:p>
    <w:p w14:paraId="5719AF78" w14:textId="77777777" w:rsidR="005D27BB" w:rsidRPr="005D27BB" w:rsidRDefault="005D27BB" w:rsidP="00174484">
      <w:pPr>
        <w:spacing w:line="240" w:lineRule="auto"/>
        <w:rPr>
          <w:rFonts w:ascii="Times New Roman" w:hAnsi="Times New Roman" w:cs="Times New Roman"/>
        </w:rPr>
      </w:pPr>
    </w:p>
    <w:p w14:paraId="0F6D7A32"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end </w:t>
      </w:r>
      <w:proofErr w:type="gramStart"/>
      <w:r w:rsidRPr="005D27BB">
        <w:rPr>
          <w:rFonts w:ascii="Times New Roman" w:hAnsi="Times New Roman" w:cs="Times New Roman"/>
        </w:rPr>
        <w:t>process;</w:t>
      </w:r>
      <w:proofErr w:type="gramEnd"/>
    </w:p>
    <w:p w14:paraId="75F57D58" w14:textId="77777777" w:rsidR="005D27BB" w:rsidRPr="005D27BB" w:rsidRDefault="005D27BB" w:rsidP="00174484">
      <w:pPr>
        <w:spacing w:line="240" w:lineRule="auto"/>
        <w:rPr>
          <w:rFonts w:ascii="Times New Roman" w:hAnsi="Times New Roman" w:cs="Times New Roman"/>
        </w:rPr>
      </w:pPr>
    </w:p>
    <w:p w14:paraId="65D6871D"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--state machine--------------------------------------------</w:t>
      </w:r>
    </w:p>
    <w:p w14:paraId="720A3DF9" w14:textId="77777777" w:rsidR="005D27BB" w:rsidRPr="005D27BB" w:rsidRDefault="005D27BB" w:rsidP="00174484">
      <w:pPr>
        <w:spacing w:line="240" w:lineRule="auto"/>
        <w:rPr>
          <w:rFonts w:ascii="Times New Roman" w:hAnsi="Times New Roman" w:cs="Times New Roman"/>
        </w:rPr>
      </w:pPr>
      <w:proofErr w:type="gramStart"/>
      <w:r w:rsidRPr="005D27BB">
        <w:rPr>
          <w:rFonts w:ascii="Times New Roman" w:hAnsi="Times New Roman" w:cs="Times New Roman"/>
        </w:rPr>
        <w:t>process(</w:t>
      </w:r>
      <w:proofErr w:type="spellStart"/>
      <w:proofErr w:type="gramEnd"/>
      <w:r w:rsidRPr="005D27BB">
        <w:rPr>
          <w:rFonts w:ascii="Times New Roman" w:hAnsi="Times New Roman" w:cs="Times New Roman"/>
        </w:rPr>
        <w:t>state_reg</w:t>
      </w:r>
      <w:proofErr w:type="spellEnd"/>
      <w:r w:rsidRPr="005D27BB">
        <w:rPr>
          <w:rFonts w:ascii="Times New Roman" w:hAnsi="Times New Roman" w:cs="Times New Roman"/>
        </w:rPr>
        <w:t xml:space="preserve">, start, </w:t>
      </w:r>
      <w:proofErr w:type="spellStart"/>
      <w:r w:rsidRPr="005D27BB">
        <w:rPr>
          <w:rFonts w:ascii="Times New Roman" w:hAnsi="Times New Roman" w:cs="Times New Roman"/>
        </w:rPr>
        <w:t>ld_input_done</w:t>
      </w:r>
      <w:proofErr w:type="spellEnd"/>
      <w:r w:rsidRPr="005D27BB">
        <w:rPr>
          <w:rFonts w:ascii="Times New Roman" w:hAnsi="Times New Roman" w:cs="Times New Roman"/>
        </w:rPr>
        <w:t xml:space="preserve">, </w:t>
      </w:r>
      <w:proofErr w:type="spellStart"/>
      <w:r w:rsidRPr="005D27BB">
        <w:rPr>
          <w:rFonts w:ascii="Times New Roman" w:hAnsi="Times New Roman" w:cs="Times New Roman"/>
        </w:rPr>
        <w:t>multi_done</w:t>
      </w:r>
      <w:proofErr w:type="spellEnd"/>
      <w:r w:rsidRPr="005D27BB">
        <w:rPr>
          <w:rFonts w:ascii="Times New Roman" w:hAnsi="Times New Roman" w:cs="Times New Roman"/>
        </w:rPr>
        <w:t>, counter14)</w:t>
      </w:r>
    </w:p>
    <w:p w14:paraId="0DF85C84"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begin</w:t>
      </w:r>
    </w:p>
    <w:p w14:paraId="0C01EC87"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w:t>
      </w:r>
    </w:p>
    <w:p w14:paraId="40DBAFD7" w14:textId="77777777" w:rsidR="005D27BB" w:rsidRPr="00777F91"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w:t>
      </w:r>
      <w:proofErr w:type="spellStart"/>
      <w:r w:rsidRPr="00777F91">
        <w:rPr>
          <w:rFonts w:ascii="Times New Roman" w:hAnsi="Times New Roman" w:cs="Times New Roman"/>
        </w:rPr>
        <w:t>ld_input</w:t>
      </w:r>
      <w:proofErr w:type="spellEnd"/>
      <w:r w:rsidRPr="00777F91">
        <w:rPr>
          <w:rFonts w:ascii="Times New Roman" w:hAnsi="Times New Roman" w:cs="Times New Roman"/>
        </w:rPr>
        <w:t xml:space="preserve"> &lt;= '0';</w:t>
      </w:r>
    </w:p>
    <w:p w14:paraId="46F598CE" w14:textId="77777777" w:rsidR="005D27BB" w:rsidRPr="00777F91" w:rsidRDefault="005D27BB" w:rsidP="00174484">
      <w:pPr>
        <w:spacing w:line="240" w:lineRule="auto"/>
        <w:rPr>
          <w:rFonts w:ascii="Times New Roman" w:hAnsi="Times New Roman" w:cs="Times New Roman"/>
        </w:rPr>
      </w:pPr>
      <w:r w:rsidRPr="00777F91">
        <w:rPr>
          <w:rFonts w:ascii="Times New Roman" w:hAnsi="Times New Roman" w:cs="Times New Roman"/>
        </w:rPr>
        <w:t xml:space="preserve">    </w:t>
      </w:r>
      <w:proofErr w:type="spellStart"/>
      <w:r w:rsidRPr="00777F91">
        <w:rPr>
          <w:rFonts w:ascii="Times New Roman" w:hAnsi="Times New Roman" w:cs="Times New Roman"/>
        </w:rPr>
        <w:t>op_en</w:t>
      </w:r>
      <w:proofErr w:type="spellEnd"/>
      <w:r w:rsidRPr="00777F91">
        <w:rPr>
          <w:rFonts w:ascii="Times New Roman" w:hAnsi="Times New Roman" w:cs="Times New Roman"/>
        </w:rPr>
        <w:t xml:space="preserve"> &lt;= '0</w:t>
      </w:r>
      <w:proofErr w:type="gramStart"/>
      <w:r w:rsidRPr="00777F91">
        <w:rPr>
          <w:rFonts w:ascii="Times New Roman" w:hAnsi="Times New Roman" w:cs="Times New Roman"/>
        </w:rPr>
        <w:t>';</w:t>
      </w:r>
      <w:proofErr w:type="gramEnd"/>
    </w:p>
    <w:p w14:paraId="56F3FE89" w14:textId="77777777" w:rsidR="005D27BB" w:rsidRPr="005D27BB" w:rsidRDefault="005D27BB" w:rsidP="00174484">
      <w:pPr>
        <w:spacing w:line="240" w:lineRule="auto"/>
        <w:rPr>
          <w:rFonts w:ascii="Times New Roman" w:hAnsi="Times New Roman" w:cs="Times New Roman"/>
        </w:rPr>
      </w:pPr>
      <w:r w:rsidRPr="00777F91">
        <w:rPr>
          <w:rFonts w:ascii="Times New Roman" w:hAnsi="Times New Roman" w:cs="Times New Roman"/>
        </w:rPr>
        <w:t xml:space="preserve">    </w:t>
      </w:r>
      <w:r w:rsidRPr="005D27BB">
        <w:rPr>
          <w:rFonts w:ascii="Times New Roman" w:hAnsi="Times New Roman" w:cs="Times New Roman"/>
        </w:rPr>
        <w:t xml:space="preserve">counter14_nxt &lt;= </w:t>
      </w:r>
      <w:proofErr w:type="gramStart"/>
      <w:r w:rsidRPr="005D27BB">
        <w:rPr>
          <w:rFonts w:ascii="Times New Roman" w:hAnsi="Times New Roman" w:cs="Times New Roman"/>
        </w:rPr>
        <w:t>counter14;</w:t>
      </w:r>
      <w:proofErr w:type="gramEnd"/>
    </w:p>
    <w:p w14:paraId="6978B698" w14:textId="77777777" w:rsidR="005D27BB" w:rsidRPr="005D27BB" w:rsidRDefault="005D27BB" w:rsidP="00174484">
      <w:pPr>
        <w:spacing w:line="240" w:lineRule="auto"/>
        <w:rPr>
          <w:rFonts w:ascii="Times New Roman" w:hAnsi="Times New Roman" w:cs="Times New Roman"/>
        </w:rPr>
      </w:pPr>
    </w:p>
    <w:p w14:paraId="5701C37A"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case </w:t>
      </w:r>
      <w:proofErr w:type="spellStart"/>
      <w:r w:rsidRPr="005D27BB">
        <w:rPr>
          <w:rFonts w:ascii="Times New Roman" w:hAnsi="Times New Roman" w:cs="Times New Roman"/>
        </w:rPr>
        <w:t>state_reg</w:t>
      </w:r>
      <w:proofErr w:type="spellEnd"/>
      <w:r w:rsidRPr="005D27BB">
        <w:rPr>
          <w:rFonts w:ascii="Times New Roman" w:hAnsi="Times New Roman" w:cs="Times New Roman"/>
        </w:rPr>
        <w:t xml:space="preserve"> </w:t>
      </w:r>
      <w:proofErr w:type="gramStart"/>
      <w:r w:rsidRPr="005D27BB">
        <w:rPr>
          <w:rFonts w:ascii="Times New Roman" w:hAnsi="Times New Roman" w:cs="Times New Roman"/>
        </w:rPr>
        <w:t>is</w:t>
      </w:r>
      <w:proofErr w:type="gramEnd"/>
      <w:r w:rsidRPr="005D27BB">
        <w:rPr>
          <w:rFonts w:ascii="Times New Roman" w:hAnsi="Times New Roman" w:cs="Times New Roman"/>
        </w:rPr>
        <w:t xml:space="preserve"> </w:t>
      </w:r>
    </w:p>
    <w:p w14:paraId="79B50C7D"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w:t>
      </w:r>
    </w:p>
    <w:p w14:paraId="31AD0A34"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when </w:t>
      </w:r>
      <w:proofErr w:type="spellStart"/>
      <w:r w:rsidRPr="005D27BB">
        <w:rPr>
          <w:rFonts w:ascii="Times New Roman" w:hAnsi="Times New Roman" w:cs="Times New Roman"/>
        </w:rPr>
        <w:t>s_initial</w:t>
      </w:r>
      <w:proofErr w:type="spellEnd"/>
      <w:r w:rsidRPr="005D27BB">
        <w:rPr>
          <w:rFonts w:ascii="Times New Roman" w:hAnsi="Times New Roman" w:cs="Times New Roman"/>
        </w:rPr>
        <w:t xml:space="preserve"> =&gt;</w:t>
      </w:r>
    </w:p>
    <w:p w14:paraId="566D2ADB"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counter14_nxt &lt;= (others =&gt; '0'</w:t>
      </w:r>
      <w:proofErr w:type="gramStart"/>
      <w:r w:rsidRPr="005D27BB">
        <w:rPr>
          <w:rFonts w:ascii="Times New Roman" w:hAnsi="Times New Roman" w:cs="Times New Roman"/>
        </w:rPr>
        <w:t>);</w:t>
      </w:r>
      <w:proofErr w:type="gramEnd"/>
      <w:r w:rsidRPr="005D27BB">
        <w:rPr>
          <w:rFonts w:ascii="Times New Roman" w:hAnsi="Times New Roman" w:cs="Times New Roman"/>
        </w:rPr>
        <w:t xml:space="preserve"> </w:t>
      </w:r>
    </w:p>
    <w:p w14:paraId="3511F5B7"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if start = '1' then </w:t>
      </w:r>
    </w:p>
    <w:p w14:paraId="0D0C4560"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w:t>
      </w:r>
      <w:proofErr w:type="spellStart"/>
      <w:r w:rsidRPr="005D27BB">
        <w:rPr>
          <w:rFonts w:ascii="Times New Roman" w:hAnsi="Times New Roman" w:cs="Times New Roman"/>
        </w:rPr>
        <w:t>state_nxt</w:t>
      </w:r>
      <w:proofErr w:type="spellEnd"/>
      <w:r w:rsidRPr="005D27BB">
        <w:rPr>
          <w:rFonts w:ascii="Times New Roman" w:hAnsi="Times New Roman" w:cs="Times New Roman"/>
        </w:rPr>
        <w:t xml:space="preserve"> &lt;= </w:t>
      </w:r>
      <w:proofErr w:type="spellStart"/>
      <w:r w:rsidRPr="005D27BB">
        <w:rPr>
          <w:rFonts w:ascii="Times New Roman" w:hAnsi="Times New Roman" w:cs="Times New Roman"/>
        </w:rPr>
        <w:t>s_ld_</w:t>
      </w:r>
      <w:proofErr w:type="gramStart"/>
      <w:r w:rsidRPr="005D27BB">
        <w:rPr>
          <w:rFonts w:ascii="Times New Roman" w:hAnsi="Times New Roman" w:cs="Times New Roman"/>
        </w:rPr>
        <w:t>input</w:t>
      </w:r>
      <w:proofErr w:type="spellEnd"/>
      <w:r w:rsidRPr="005D27BB">
        <w:rPr>
          <w:rFonts w:ascii="Times New Roman" w:hAnsi="Times New Roman" w:cs="Times New Roman"/>
        </w:rPr>
        <w:t>;</w:t>
      </w:r>
      <w:proofErr w:type="gramEnd"/>
      <w:r w:rsidRPr="005D27BB">
        <w:rPr>
          <w:rFonts w:ascii="Times New Roman" w:hAnsi="Times New Roman" w:cs="Times New Roman"/>
        </w:rPr>
        <w:t xml:space="preserve">       </w:t>
      </w:r>
    </w:p>
    <w:p w14:paraId="2ACE29D3"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else</w:t>
      </w:r>
    </w:p>
    <w:p w14:paraId="42275519"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w:t>
      </w:r>
      <w:proofErr w:type="spellStart"/>
      <w:r w:rsidRPr="005D27BB">
        <w:rPr>
          <w:rFonts w:ascii="Times New Roman" w:hAnsi="Times New Roman" w:cs="Times New Roman"/>
        </w:rPr>
        <w:t>state_nxt</w:t>
      </w:r>
      <w:proofErr w:type="spellEnd"/>
      <w:r w:rsidRPr="005D27BB">
        <w:rPr>
          <w:rFonts w:ascii="Times New Roman" w:hAnsi="Times New Roman" w:cs="Times New Roman"/>
        </w:rPr>
        <w:t xml:space="preserve"> &lt;= </w:t>
      </w:r>
      <w:proofErr w:type="spellStart"/>
      <w:r w:rsidRPr="005D27BB">
        <w:rPr>
          <w:rFonts w:ascii="Times New Roman" w:hAnsi="Times New Roman" w:cs="Times New Roman"/>
        </w:rPr>
        <w:t>s_</w:t>
      </w:r>
      <w:proofErr w:type="gramStart"/>
      <w:r w:rsidRPr="005D27BB">
        <w:rPr>
          <w:rFonts w:ascii="Times New Roman" w:hAnsi="Times New Roman" w:cs="Times New Roman"/>
        </w:rPr>
        <w:t>initial</w:t>
      </w:r>
      <w:proofErr w:type="spellEnd"/>
      <w:r w:rsidRPr="005D27BB">
        <w:rPr>
          <w:rFonts w:ascii="Times New Roman" w:hAnsi="Times New Roman" w:cs="Times New Roman"/>
        </w:rPr>
        <w:t>;</w:t>
      </w:r>
      <w:proofErr w:type="gramEnd"/>
    </w:p>
    <w:p w14:paraId="4EF6A70C" w14:textId="2105AC3A"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end </w:t>
      </w:r>
      <w:proofErr w:type="gramStart"/>
      <w:r w:rsidRPr="005D27BB">
        <w:rPr>
          <w:rFonts w:ascii="Times New Roman" w:hAnsi="Times New Roman" w:cs="Times New Roman"/>
        </w:rPr>
        <w:t>if;</w:t>
      </w:r>
      <w:proofErr w:type="gramEnd"/>
      <w:r w:rsidRPr="005D27BB">
        <w:rPr>
          <w:rFonts w:ascii="Times New Roman" w:hAnsi="Times New Roman" w:cs="Times New Roman"/>
        </w:rPr>
        <w:t xml:space="preserve">       </w:t>
      </w:r>
    </w:p>
    <w:p w14:paraId="6773686D"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w:t>
      </w:r>
    </w:p>
    <w:p w14:paraId="5179FB1C"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when </w:t>
      </w:r>
      <w:proofErr w:type="spellStart"/>
      <w:r w:rsidRPr="005D27BB">
        <w:rPr>
          <w:rFonts w:ascii="Times New Roman" w:hAnsi="Times New Roman" w:cs="Times New Roman"/>
        </w:rPr>
        <w:t>s_ld_input</w:t>
      </w:r>
      <w:proofErr w:type="spellEnd"/>
      <w:r w:rsidRPr="005D27BB">
        <w:rPr>
          <w:rFonts w:ascii="Times New Roman" w:hAnsi="Times New Roman" w:cs="Times New Roman"/>
        </w:rPr>
        <w:t xml:space="preserve"> =&gt; </w:t>
      </w:r>
    </w:p>
    <w:p w14:paraId="4FA32F06"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w:t>
      </w:r>
      <w:proofErr w:type="spellStart"/>
      <w:r w:rsidRPr="005D27BB">
        <w:rPr>
          <w:rFonts w:ascii="Times New Roman" w:hAnsi="Times New Roman" w:cs="Times New Roman"/>
        </w:rPr>
        <w:t>ld_input</w:t>
      </w:r>
      <w:proofErr w:type="spellEnd"/>
      <w:r w:rsidRPr="005D27BB">
        <w:rPr>
          <w:rFonts w:ascii="Times New Roman" w:hAnsi="Times New Roman" w:cs="Times New Roman"/>
        </w:rPr>
        <w:t xml:space="preserve"> &lt;= '1</w:t>
      </w:r>
      <w:proofErr w:type="gramStart"/>
      <w:r w:rsidRPr="005D27BB">
        <w:rPr>
          <w:rFonts w:ascii="Times New Roman" w:hAnsi="Times New Roman" w:cs="Times New Roman"/>
        </w:rPr>
        <w:t>';</w:t>
      </w:r>
      <w:proofErr w:type="gramEnd"/>
    </w:p>
    <w:p w14:paraId="424FC874"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if </w:t>
      </w:r>
      <w:proofErr w:type="spellStart"/>
      <w:r w:rsidRPr="005D27BB">
        <w:rPr>
          <w:rFonts w:ascii="Times New Roman" w:hAnsi="Times New Roman" w:cs="Times New Roman"/>
        </w:rPr>
        <w:t>ld_input_done</w:t>
      </w:r>
      <w:proofErr w:type="spellEnd"/>
      <w:r w:rsidRPr="005D27BB">
        <w:rPr>
          <w:rFonts w:ascii="Times New Roman" w:hAnsi="Times New Roman" w:cs="Times New Roman"/>
        </w:rPr>
        <w:t xml:space="preserve"> = '1' then </w:t>
      </w:r>
    </w:p>
    <w:p w14:paraId="09C9EABA"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w:t>
      </w:r>
      <w:proofErr w:type="spellStart"/>
      <w:r w:rsidRPr="005D27BB">
        <w:rPr>
          <w:rFonts w:ascii="Times New Roman" w:hAnsi="Times New Roman" w:cs="Times New Roman"/>
        </w:rPr>
        <w:t>state_nxt</w:t>
      </w:r>
      <w:proofErr w:type="spellEnd"/>
      <w:r w:rsidRPr="005D27BB">
        <w:rPr>
          <w:rFonts w:ascii="Times New Roman" w:hAnsi="Times New Roman" w:cs="Times New Roman"/>
        </w:rPr>
        <w:t xml:space="preserve"> &lt;= </w:t>
      </w:r>
      <w:proofErr w:type="spellStart"/>
      <w:r w:rsidRPr="005D27BB">
        <w:rPr>
          <w:rFonts w:ascii="Times New Roman" w:hAnsi="Times New Roman" w:cs="Times New Roman"/>
        </w:rPr>
        <w:t>s_</w:t>
      </w:r>
      <w:proofErr w:type="gramStart"/>
      <w:r w:rsidRPr="005D27BB">
        <w:rPr>
          <w:rFonts w:ascii="Times New Roman" w:hAnsi="Times New Roman" w:cs="Times New Roman"/>
        </w:rPr>
        <w:t>op</w:t>
      </w:r>
      <w:proofErr w:type="spellEnd"/>
      <w:r w:rsidRPr="005D27BB">
        <w:rPr>
          <w:rFonts w:ascii="Times New Roman" w:hAnsi="Times New Roman" w:cs="Times New Roman"/>
        </w:rPr>
        <w:t>;</w:t>
      </w:r>
      <w:proofErr w:type="gramEnd"/>
    </w:p>
    <w:p w14:paraId="223E9A38"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else </w:t>
      </w:r>
    </w:p>
    <w:p w14:paraId="56AF161B"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w:t>
      </w:r>
      <w:proofErr w:type="spellStart"/>
      <w:r w:rsidRPr="005D27BB">
        <w:rPr>
          <w:rFonts w:ascii="Times New Roman" w:hAnsi="Times New Roman" w:cs="Times New Roman"/>
        </w:rPr>
        <w:t>state_nxt</w:t>
      </w:r>
      <w:proofErr w:type="spellEnd"/>
      <w:r w:rsidRPr="005D27BB">
        <w:rPr>
          <w:rFonts w:ascii="Times New Roman" w:hAnsi="Times New Roman" w:cs="Times New Roman"/>
        </w:rPr>
        <w:t xml:space="preserve"> &lt;= </w:t>
      </w:r>
      <w:proofErr w:type="spellStart"/>
      <w:r w:rsidRPr="005D27BB">
        <w:rPr>
          <w:rFonts w:ascii="Times New Roman" w:hAnsi="Times New Roman" w:cs="Times New Roman"/>
        </w:rPr>
        <w:t>s_ld_</w:t>
      </w:r>
      <w:proofErr w:type="gramStart"/>
      <w:r w:rsidRPr="005D27BB">
        <w:rPr>
          <w:rFonts w:ascii="Times New Roman" w:hAnsi="Times New Roman" w:cs="Times New Roman"/>
        </w:rPr>
        <w:t>input</w:t>
      </w:r>
      <w:proofErr w:type="spellEnd"/>
      <w:r w:rsidRPr="005D27BB">
        <w:rPr>
          <w:rFonts w:ascii="Times New Roman" w:hAnsi="Times New Roman" w:cs="Times New Roman"/>
        </w:rPr>
        <w:t>;</w:t>
      </w:r>
      <w:proofErr w:type="gramEnd"/>
    </w:p>
    <w:p w14:paraId="15EFF9C1"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end </w:t>
      </w:r>
      <w:proofErr w:type="gramStart"/>
      <w:r w:rsidRPr="005D27BB">
        <w:rPr>
          <w:rFonts w:ascii="Times New Roman" w:hAnsi="Times New Roman" w:cs="Times New Roman"/>
        </w:rPr>
        <w:t>if;</w:t>
      </w:r>
      <w:proofErr w:type="gramEnd"/>
    </w:p>
    <w:p w14:paraId="6478C9A8"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w:t>
      </w:r>
    </w:p>
    <w:p w14:paraId="08DD2114"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when </w:t>
      </w:r>
      <w:proofErr w:type="spellStart"/>
      <w:r w:rsidRPr="005D27BB">
        <w:rPr>
          <w:rFonts w:ascii="Times New Roman" w:hAnsi="Times New Roman" w:cs="Times New Roman"/>
        </w:rPr>
        <w:t>s_op</w:t>
      </w:r>
      <w:proofErr w:type="spellEnd"/>
      <w:r w:rsidRPr="005D27BB">
        <w:rPr>
          <w:rFonts w:ascii="Times New Roman" w:hAnsi="Times New Roman" w:cs="Times New Roman"/>
        </w:rPr>
        <w:t xml:space="preserve"> =&gt; </w:t>
      </w:r>
    </w:p>
    <w:p w14:paraId="264AB716"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if </w:t>
      </w:r>
      <w:proofErr w:type="spellStart"/>
      <w:r w:rsidRPr="005D27BB">
        <w:rPr>
          <w:rFonts w:ascii="Times New Roman" w:hAnsi="Times New Roman" w:cs="Times New Roman"/>
        </w:rPr>
        <w:t>multi_done</w:t>
      </w:r>
      <w:proofErr w:type="spellEnd"/>
      <w:r w:rsidRPr="005D27BB">
        <w:rPr>
          <w:rFonts w:ascii="Times New Roman" w:hAnsi="Times New Roman" w:cs="Times New Roman"/>
        </w:rPr>
        <w:t xml:space="preserve"> = '1' then </w:t>
      </w:r>
    </w:p>
    <w:p w14:paraId="1B5E9106"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if counter14 = "1101" then </w:t>
      </w:r>
    </w:p>
    <w:p w14:paraId="15EE5857"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counter14_nxt &lt;= (others =&gt; '0'</w:t>
      </w:r>
      <w:proofErr w:type="gramStart"/>
      <w:r w:rsidRPr="005D27BB">
        <w:rPr>
          <w:rFonts w:ascii="Times New Roman" w:hAnsi="Times New Roman" w:cs="Times New Roman"/>
        </w:rPr>
        <w:t>);</w:t>
      </w:r>
      <w:proofErr w:type="gramEnd"/>
    </w:p>
    <w:p w14:paraId="73BFCE2E"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w:t>
      </w:r>
      <w:proofErr w:type="spellStart"/>
      <w:r w:rsidRPr="005D27BB">
        <w:rPr>
          <w:rFonts w:ascii="Times New Roman" w:hAnsi="Times New Roman" w:cs="Times New Roman"/>
        </w:rPr>
        <w:t>state_nxt</w:t>
      </w:r>
      <w:proofErr w:type="spellEnd"/>
      <w:r w:rsidRPr="005D27BB">
        <w:rPr>
          <w:rFonts w:ascii="Times New Roman" w:hAnsi="Times New Roman" w:cs="Times New Roman"/>
        </w:rPr>
        <w:t xml:space="preserve"> &lt;= </w:t>
      </w:r>
      <w:proofErr w:type="spellStart"/>
      <w:r w:rsidRPr="005D27BB">
        <w:rPr>
          <w:rFonts w:ascii="Times New Roman" w:hAnsi="Times New Roman" w:cs="Times New Roman"/>
        </w:rPr>
        <w:t>s_</w:t>
      </w:r>
      <w:proofErr w:type="gramStart"/>
      <w:r w:rsidRPr="005D27BB">
        <w:rPr>
          <w:rFonts w:ascii="Times New Roman" w:hAnsi="Times New Roman" w:cs="Times New Roman"/>
        </w:rPr>
        <w:t>initial</w:t>
      </w:r>
      <w:proofErr w:type="spellEnd"/>
      <w:r w:rsidRPr="005D27BB">
        <w:rPr>
          <w:rFonts w:ascii="Times New Roman" w:hAnsi="Times New Roman" w:cs="Times New Roman"/>
        </w:rPr>
        <w:t>;</w:t>
      </w:r>
      <w:proofErr w:type="gramEnd"/>
    </w:p>
    <w:p w14:paraId="2055ACFB"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w:t>
      </w:r>
      <w:proofErr w:type="spellStart"/>
      <w:r w:rsidRPr="005D27BB">
        <w:rPr>
          <w:rFonts w:ascii="Times New Roman" w:hAnsi="Times New Roman" w:cs="Times New Roman"/>
        </w:rPr>
        <w:t>op_en</w:t>
      </w:r>
      <w:proofErr w:type="spellEnd"/>
      <w:r w:rsidRPr="005D27BB">
        <w:rPr>
          <w:rFonts w:ascii="Times New Roman" w:hAnsi="Times New Roman" w:cs="Times New Roman"/>
        </w:rPr>
        <w:t xml:space="preserve"> &lt;= '0</w:t>
      </w:r>
      <w:proofErr w:type="gramStart"/>
      <w:r w:rsidRPr="005D27BB">
        <w:rPr>
          <w:rFonts w:ascii="Times New Roman" w:hAnsi="Times New Roman" w:cs="Times New Roman"/>
        </w:rPr>
        <w:t>';</w:t>
      </w:r>
      <w:proofErr w:type="gramEnd"/>
    </w:p>
    <w:p w14:paraId="11D9CCD0"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else</w:t>
      </w:r>
    </w:p>
    <w:p w14:paraId="6B9300CE"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counter14_nxt &lt;= counter14 + </w:t>
      </w:r>
      <w:proofErr w:type="gramStart"/>
      <w:r w:rsidRPr="005D27BB">
        <w:rPr>
          <w:rFonts w:ascii="Times New Roman" w:hAnsi="Times New Roman" w:cs="Times New Roman"/>
        </w:rPr>
        <w:t>1;</w:t>
      </w:r>
      <w:proofErr w:type="gramEnd"/>
    </w:p>
    <w:p w14:paraId="0192D65A"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w:t>
      </w:r>
      <w:proofErr w:type="spellStart"/>
      <w:r w:rsidRPr="005D27BB">
        <w:rPr>
          <w:rFonts w:ascii="Times New Roman" w:hAnsi="Times New Roman" w:cs="Times New Roman"/>
        </w:rPr>
        <w:t>state_nxt</w:t>
      </w:r>
      <w:proofErr w:type="spellEnd"/>
      <w:r w:rsidRPr="005D27BB">
        <w:rPr>
          <w:rFonts w:ascii="Times New Roman" w:hAnsi="Times New Roman" w:cs="Times New Roman"/>
        </w:rPr>
        <w:t xml:space="preserve"> &lt;= </w:t>
      </w:r>
      <w:proofErr w:type="spellStart"/>
      <w:r w:rsidRPr="005D27BB">
        <w:rPr>
          <w:rFonts w:ascii="Times New Roman" w:hAnsi="Times New Roman" w:cs="Times New Roman"/>
        </w:rPr>
        <w:t>s_ld_</w:t>
      </w:r>
      <w:proofErr w:type="gramStart"/>
      <w:r w:rsidRPr="005D27BB">
        <w:rPr>
          <w:rFonts w:ascii="Times New Roman" w:hAnsi="Times New Roman" w:cs="Times New Roman"/>
        </w:rPr>
        <w:t>input</w:t>
      </w:r>
      <w:proofErr w:type="spellEnd"/>
      <w:r w:rsidRPr="005D27BB">
        <w:rPr>
          <w:rFonts w:ascii="Times New Roman" w:hAnsi="Times New Roman" w:cs="Times New Roman"/>
        </w:rPr>
        <w:t>;</w:t>
      </w:r>
      <w:proofErr w:type="gramEnd"/>
    </w:p>
    <w:p w14:paraId="7935E361"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w:t>
      </w:r>
      <w:proofErr w:type="spellStart"/>
      <w:r w:rsidRPr="005D27BB">
        <w:rPr>
          <w:rFonts w:ascii="Times New Roman" w:hAnsi="Times New Roman" w:cs="Times New Roman"/>
        </w:rPr>
        <w:t>op_en</w:t>
      </w:r>
      <w:proofErr w:type="spellEnd"/>
      <w:r w:rsidRPr="005D27BB">
        <w:rPr>
          <w:rFonts w:ascii="Times New Roman" w:hAnsi="Times New Roman" w:cs="Times New Roman"/>
        </w:rPr>
        <w:t xml:space="preserve"> &lt;= '0</w:t>
      </w:r>
      <w:proofErr w:type="gramStart"/>
      <w:r w:rsidRPr="005D27BB">
        <w:rPr>
          <w:rFonts w:ascii="Times New Roman" w:hAnsi="Times New Roman" w:cs="Times New Roman"/>
        </w:rPr>
        <w:t>';</w:t>
      </w:r>
      <w:proofErr w:type="gramEnd"/>
    </w:p>
    <w:p w14:paraId="2360F248"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end </w:t>
      </w:r>
      <w:proofErr w:type="gramStart"/>
      <w:r w:rsidRPr="005D27BB">
        <w:rPr>
          <w:rFonts w:ascii="Times New Roman" w:hAnsi="Times New Roman" w:cs="Times New Roman"/>
        </w:rPr>
        <w:t>if;</w:t>
      </w:r>
      <w:proofErr w:type="gramEnd"/>
    </w:p>
    <w:p w14:paraId="593B84B4"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else</w:t>
      </w:r>
    </w:p>
    <w:p w14:paraId="5B5ED158"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w:t>
      </w:r>
      <w:proofErr w:type="spellStart"/>
      <w:r w:rsidRPr="005D27BB">
        <w:rPr>
          <w:rFonts w:ascii="Times New Roman" w:hAnsi="Times New Roman" w:cs="Times New Roman"/>
        </w:rPr>
        <w:t>op_en</w:t>
      </w:r>
      <w:proofErr w:type="spellEnd"/>
      <w:r w:rsidRPr="005D27BB">
        <w:rPr>
          <w:rFonts w:ascii="Times New Roman" w:hAnsi="Times New Roman" w:cs="Times New Roman"/>
        </w:rPr>
        <w:t xml:space="preserve"> &lt;= '1</w:t>
      </w:r>
      <w:proofErr w:type="gramStart"/>
      <w:r w:rsidRPr="005D27BB">
        <w:rPr>
          <w:rFonts w:ascii="Times New Roman" w:hAnsi="Times New Roman" w:cs="Times New Roman"/>
        </w:rPr>
        <w:t>';</w:t>
      </w:r>
      <w:proofErr w:type="gramEnd"/>
    </w:p>
    <w:p w14:paraId="5F9202A5"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counter14_nxt &lt;= </w:t>
      </w:r>
      <w:proofErr w:type="gramStart"/>
      <w:r w:rsidRPr="005D27BB">
        <w:rPr>
          <w:rFonts w:ascii="Times New Roman" w:hAnsi="Times New Roman" w:cs="Times New Roman"/>
        </w:rPr>
        <w:t>counter14;</w:t>
      </w:r>
      <w:proofErr w:type="gramEnd"/>
    </w:p>
    <w:p w14:paraId="7F7C606F"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lastRenderedPageBreak/>
        <w:t xml:space="preserve">                </w:t>
      </w:r>
      <w:proofErr w:type="spellStart"/>
      <w:r w:rsidRPr="005D27BB">
        <w:rPr>
          <w:rFonts w:ascii="Times New Roman" w:hAnsi="Times New Roman" w:cs="Times New Roman"/>
        </w:rPr>
        <w:t>state_nxt</w:t>
      </w:r>
      <w:proofErr w:type="spellEnd"/>
      <w:r w:rsidRPr="005D27BB">
        <w:rPr>
          <w:rFonts w:ascii="Times New Roman" w:hAnsi="Times New Roman" w:cs="Times New Roman"/>
        </w:rPr>
        <w:t xml:space="preserve"> &lt;= </w:t>
      </w:r>
      <w:proofErr w:type="spellStart"/>
      <w:r w:rsidRPr="005D27BB">
        <w:rPr>
          <w:rFonts w:ascii="Times New Roman" w:hAnsi="Times New Roman" w:cs="Times New Roman"/>
        </w:rPr>
        <w:t>s_</w:t>
      </w:r>
      <w:proofErr w:type="gramStart"/>
      <w:r w:rsidRPr="005D27BB">
        <w:rPr>
          <w:rFonts w:ascii="Times New Roman" w:hAnsi="Times New Roman" w:cs="Times New Roman"/>
        </w:rPr>
        <w:t>op</w:t>
      </w:r>
      <w:proofErr w:type="spellEnd"/>
      <w:r w:rsidRPr="005D27BB">
        <w:rPr>
          <w:rFonts w:ascii="Times New Roman" w:hAnsi="Times New Roman" w:cs="Times New Roman"/>
        </w:rPr>
        <w:t>;</w:t>
      </w:r>
      <w:proofErr w:type="gramEnd"/>
    </w:p>
    <w:p w14:paraId="668F45C1" w14:textId="775DD4E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end </w:t>
      </w:r>
      <w:proofErr w:type="gramStart"/>
      <w:r w:rsidRPr="005D27BB">
        <w:rPr>
          <w:rFonts w:ascii="Times New Roman" w:hAnsi="Times New Roman" w:cs="Times New Roman"/>
        </w:rPr>
        <w:t>if;</w:t>
      </w:r>
      <w:proofErr w:type="gramEnd"/>
      <w:r w:rsidRPr="005D27BB">
        <w:rPr>
          <w:rFonts w:ascii="Times New Roman" w:hAnsi="Times New Roman" w:cs="Times New Roman"/>
        </w:rPr>
        <w:t xml:space="preserve">            </w:t>
      </w:r>
    </w:p>
    <w:p w14:paraId="75D32BBF" w14:textId="65BD8B0A"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end </w:t>
      </w:r>
      <w:proofErr w:type="gramStart"/>
      <w:r w:rsidRPr="005D27BB">
        <w:rPr>
          <w:rFonts w:ascii="Times New Roman" w:hAnsi="Times New Roman" w:cs="Times New Roman"/>
        </w:rPr>
        <w:t>case;</w:t>
      </w:r>
      <w:proofErr w:type="gramEnd"/>
    </w:p>
    <w:p w14:paraId="41423B11"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end </w:t>
      </w:r>
      <w:proofErr w:type="gramStart"/>
      <w:r w:rsidRPr="005D27BB">
        <w:rPr>
          <w:rFonts w:ascii="Times New Roman" w:hAnsi="Times New Roman" w:cs="Times New Roman"/>
        </w:rPr>
        <w:t>process;</w:t>
      </w:r>
      <w:proofErr w:type="gramEnd"/>
    </w:p>
    <w:p w14:paraId="24E0DE9C" w14:textId="77777777" w:rsidR="005D27BB" w:rsidRPr="005D27BB" w:rsidRDefault="005D27BB" w:rsidP="00174484">
      <w:pPr>
        <w:spacing w:line="240" w:lineRule="auto"/>
        <w:rPr>
          <w:rFonts w:ascii="Times New Roman" w:hAnsi="Times New Roman" w:cs="Times New Roman"/>
        </w:rPr>
      </w:pPr>
    </w:p>
    <w:p w14:paraId="61C8BB92"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counter_14: FF </w:t>
      </w:r>
    </w:p>
    <w:p w14:paraId="6CD0B304"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generic </w:t>
      </w:r>
      <w:proofErr w:type="gramStart"/>
      <w:r w:rsidRPr="005D27BB">
        <w:rPr>
          <w:rFonts w:ascii="Times New Roman" w:hAnsi="Times New Roman" w:cs="Times New Roman"/>
        </w:rPr>
        <w:t>map(</w:t>
      </w:r>
      <w:proofErr w:type="gramEnd"/>
      <w:r w:rsidRPr="005D27BB">
        <w:rPr>
          <w:rFonts w:ascii="Times New Roman" w:hAnsi="Times New Roman" w:cs="Times New Roman"/>
        </w:rPr>
        <w:t>N =&gt; 4)</w:t>
      </w:r>
    </w:p>
    <w:p w14:paraId="1D709EA3"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port </w:t>
      </w:r>
      <w:proofErr w:type="gramStart"/>
      <w:r w:rsidRPr="005D27BB">
        <w:rPr>
          <w:rFonts w:ascii="Times New Roman" w:hAnsi="Times New Roman" w:cs="Times New Roman"/>
        </w:rPr>
        <w:t xml:space="preserve">map(  </w:t>
      </w:r>
      <w:proofErr w:type="gramEnd"/>
      <w:r w:rsidRPr="005D27BB">
        <w:rPr>
          <w:rFonts w:ascii="Times New Roman" w:hAnsi="Times New Roman" w:cs="Times New Roman"/>
        </w:rPr>
        <w:t xml:space="preserve"> D     =&gt;counter14_nxt,</w:t>
      </w:r>
    </w:p>
    <w:p w14:paraId="04828233"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Q     =&gt;counter14,</w:t>
      </w:r>
    </w:p>
    <w:p w14:paraId="1DC98DBC"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w:t>
      </w:r>
      <w:proofErr w:type="spellStart"/>
      <w:r w:rsidRPr="005D27BB">
        <w:rPr>
          <w:rFonts w:ascii="Times New Roman" w:hAnsi="Times New Roman" w:cs="Times New Roman"/>
        </w:rPr>
        <w:t>clk</w:t>
      </w:r>
      <w:proofErr w:type="spellEnd"/>
      <w:r w:rsidRPr="005D27BB">
        <w:rPr>
          <w:rFonts w:ascii="Times New Roman" w:hAnsi="Times New Roman" w:cs="Times New Roman"/>
        </w:rPr>
        <w:t xml:space="preserve">     =&gt;</w:t>
      </w:r>
      <w:proofErr w:type="spellStart"/>
      <w:r w:rsidRPr="005D27BB">
        <w:rPr>
          <w:rFonts w:ascii="Times New Roman" w:hAnsi="Times New Roman" w:cs="Times New Roman"/>
        </w:rPr>
        <w:t>clk</w:t>
      </w:r>
      <w:proofErr w:type="spellEnd"/>
      <w:r w:rsidRPr="005D27BB">
        <w:rPr>
          <w:rFonts w:ascii="Times New Roman" w:hAnsi="Times New Roman" w:cs="Times New Roman"/>
        </w:rPr>
        <w:t>,</w:t>
      </w:r>
    </w:p>
    <w:p w14:paraId="584F2968"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reset   =&gt;reset</w:t>
      </w:r>
    </w:p>
    <w:p w14:paraId="6FF458E3" w14:textId="77777777" w:rsidR="005D27BB" w:rsidRPr="005D27BB"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      );</w:t>
      </w:r>
    </w:p>
    <w:p w14:paraId="0C030211" w14:textId="77777777" w:rsidR="005D27BB" w:rsidRPr="005D27BB" w:rsidRDefault="005D27BB" w:rsidP="00174484">
      <w:pPr>
        <w:spacing w:line="240" w:lineRule="auto"/>
        <w:rPr>
          <w:rFonts w:ascii="Times New Roman" w:hAnsi="Times New Roman" w:cs="Times New Roman"/>
        </w:rPr>
      </w:pPr>
    </w:p>
    <w:p w14:paraId="3680B395" w14:textId="6A72F48E" w:rsidR="003632B7" w:rsidRDefault="005D27BB" w:rsidP="00174484">
      <w:pPr>
        <w:spacing w:line="240" w:lineRule="auto"/>
        <w:rPr>
          <w:rFonts w:ascii="Times New Roman" w:hAnsi="Times New Roman" w:cs="Times New Roman"/>
        </w:rPr>
      </w:pPr>
      <w:r w:rsidRPr="005D27BB">
        <w:rPr>
          <w:rFonts w:ascii="Times New Roman" w:hAnsi="Times New Roman" w:cs="Times New Roman"/>
        </w:rPr>
        <w:t xml:space="preserve">end </w:t>
      </w:r>
      <w:proofErr w:type="spellStart"/>
      <w:r w:rsidRPr="005D27BB">
        <w:rPr>
          <w:rFonts w:ascii="Times New Roman" w:hAnsi="Times New Roman" w:cs="Times New Roman"/>
        </w:rPr>
        <w:t>Behavioral</w:t>
      </w:r>
      <w:proofErr w:type="spellEnd"/>
      <w:r w:rsidRPr="005D27BB">
        <w:rPr>
          <w:rFonts w:ascii="Times New Roman" w:hAnsi="Times New Roman" w:cs="Times New Roman"/>
        </w:rPr>
        <w:t>;</w:t>
      </w:r>
      <w:r w:rsidR="003632B7">
        <w:rPr>
          <w:rFonts w:ascii="Times New Roman" w:hAnsi="Times New Roman" w:cs="Times New Roman"/>
        </w:rPr>
        <w:br w:type="page"/>
      </w:r>
    </w:p>
    <w:p w14:paraId="74120B3B" w14:textId="48D24DAC" w:rsidR="004D615C" w:rsidRPr="00AC1ABA" w:rsidRDefault="008F44ED" w:rsidP="004D615C">
      <w:pPr>
        <w:spacing w:line="360" w:lineRule="auto"/>
        <w:outlineLvl w:val="1"/>
        <w:rPr>
          <w:rFonts w:ascii="Times New Roman" w:hAnsi="Times New Roman" w:cs="Times New Roman"/>
          <w:b/>
          <w:bCs/>
          <w:sz w:val="24"/>
          <w:szCs w:val="24"/>
        </w:rPr>
      </w:pPr>
      <w:bookmarkStart w:id="74" w:name="_Toc128402414"/>
      <w:r>
        <w:rPr>
          <w:rFonts w:ascii="Times New Roman" w:hAnsi="Times New Roman" w:cs="Times New Roman"/>
          <w:b/>
          <w:bCs/>
          <w:sz w:val="24"/>
          <w:szCs w:val="24"/>
        </w:rPr>
        <w:lastRenderedPageBreak/>
        <w:t>4</w:t>
      </w:r>
      <w:r w:rsidR="004D615C" w:rsidRPr="00AC1ABA">
        <w:rPr>
          <w:rFonts w:ascii="Times New Roman" w:hAnsi="Times New Roman" w:cs="Times New Roman"/>
          <w:b/>
          <w:bCs/>
          <w:sz w:val="24"/>
          <w:szCs w:val="24"/>
        </w:rPr>
        <w:t>.</w:t>
      </w:r>
      <w:r w:rsidR="000D443F" w:rsidRPr="00AC1ABA">
        <w:rPr>
          <w:rFonts w:ascii="Times New Roman" w:hAnsi="Times New Roman" w:cs="Times New Roman"/>
          <w:b/>
          <w:bCs/>
          <w:sz w:val="24"/>
          <w:szCs w:val="24"/>
        </w:rPr>
        <w:t>2</w:t>
      </w:r>
      <w:r w:rsidR="004D615C" w:rsidRPr="00AC1ABA">
        <w:rPr>
          <w:rFonts w:ascii="Times New Roman" w:hAnsi="Times New Roman" w:cs="Times New Roman"/>
          <w:b/>
          <w:bCs/>
          <w:sz w:val="24"/>
          <w:szCs w:val="24"/>
        </w:rPr>
        <w:t xml:space="preserve"> </w:t>
      </w:r>
      <w:r w:rsidR="000D443F" w:rsidRPr="00AC1ABA">
        <w:rPr>
          <w:rFonts w:ascii="Times New Roman" w:hAnsi="Times New Roman" w:cs="Times New Roman"/>
          <w:b/>
          <w:bCs/>
          <w:sz w:val="24"/>
          <w:szCs w:val="24"/>
        </w:rPr>
        <w:t xml:space="preserve">VHDL code for </w:t>
      </w:r>
      <w:proofErr w:type="spellStart"/>
      <w:r w:rsidR="000D443F" w:rsidRPr="00AC1ABA">
        <w:rPr>
          <w:rFonts w:ascii="Times New Roman" w:hAnsi="Times New Roman" w:cs="Times New Roman"/>
          <w:b/>
          <w:bCs/>
          <w:sz w:val="24"/>
          <w:szCs w:val="24"/>
        </w:rPr>
        <w:t>load_coeff</w:t>
      </w:r>
      <w:bookmarkEnd w:id="74"/>
      <w:proofErr w:type="spellEnd"/>
    </w:p>
    <w:p w14:paraId="799A2CE5"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library </w:t>
      </w:r>
      <w:proofErr w:type="gramStart"/>
      <w:r w:rsidRPr="00EC03D9">
        <w:rPr>
          <w:rFonts w:ascii="Times New Roman" w:hAnsi="Times New Roman" w:cs="Times New Roman"/>
        </w:rPr>
        <w:t>IEEE;</w:t>
      </w:r>
      <w:proofErr w:type="gramEnd"/>
    </w:p>
    <w:p w14:paraId="2AB93B90"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use </w:t>
      </w:r>
      <w:proofErr w:type="gramStart"/>
      <w:r w:rsidRPr="00EC03D9">
        <w:rPr>
          <w:rFonts w:ascii="Times New Roman" w:hAnsi="Times New Roman" w:cs="Times New Roman"/>
        </w:rPr>
        <w:t>IEEE.STD_LOGIC_1164.ALL;</w:t>
      </w:r>
      <w:proofErr w:type="gramEnd"/>
    </w:p>
    <w:p w14:paraId="1F2ECC38"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use </w:t>
      </w:r>
      <w:proofErr w:type="spellStart"/>
      <w:proofErr w:type="gramStart"/>
      <w:r w:rsidRPr="00EC03D9">
        <w:rPr>
          <w:rFonts w:ascii="Times New Roman" w:hAnsi="Times New Roman" w:cs="Times New Roman"/>
        </w:rPr>
        <w:t>ieee.std_logic_unsigned.all</w:t>
      </w:r>
      <w:proofErr w:type="spellEnd"/>
      <w:r w:rsidRPr="00EC03D9">
        <w:rPr>
          <w:rFonts w:ascii="Times New Roman" w:hAnsi="Times New Roman" w:cs="Times New Roman"/>
        </w:rPr>
        <w:t>;</w:t>
      </w:r>
      <w:proofErr w:type="gramEnd"/>
    </w:p>
    <w:p w14:paraId="615D5011"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use </w:t>
      </w:r>
      <w:proofErr w:type="spellStart"/>
      <w:proofErr w:type="gramStart"/>
      <w:r w:rsidRPr="00EC03D9">
        <w:rPr>
          <w:rFonts w:ascii="Times New Roman" w:hAnsi="Times New Roman" w:cs="Times New Roman"/>
        </w:rPr>
        <w:t>ieee.numeric_std.all</w:t>
      </w:r>
      <w:proofErr w:type="spellEnd"/>
      <w:r w:rsidRPr="00EC03D9">
        <w:rPr>
          <w:rFonts w:ascii="Times New Roman" w:hAnsi="Times New Roman" w:cs="Times New Roman"/>
        </w:rPr>
        <w:t>;</w:t>
      </w:r>
      <w:proofErr w:type="gramEnd"/>
    </w:p>
    <w:p w14:paraId="40A43789" w14:textId="77777777" w:rsidR="00EC03D9" w:rsidRPr="00EC03D9" w:rsidRDefault="00EC03D9" w:rsidP="00EC03D9">
      <w:pPr>
        <w:spacing w:line="240" w:lineRule="auto"/>
        <w:rPr>
          <w:rFonts w:ascii="Times New Roman" w:hAnsi="Times New Roman" w:cs="Times New Roman"/>
        </w:rPr>
      </w:pPr>
    </w:p>
    <w:p w14:paraId="76F36B24"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entity </w:t>
      </w:r>
      <w:proofErr w:type="spellStart"/>
      <w:r w:rsidRPr="00EC03D9">
        <w:rPr>
          <w:rFonts w:ascii="Times New Roman" w:hAnsi="Times New Roman" w:cs="Times New Roman"/>
        </w:rPr>
        <w:t>load_coeff</w:t>
      </w:r>
      <w:proofErr w:type="spellEnd"/>
      <w:r w:rsidRPr="00EC03D9">
        <w:rPr>
          <w:rFonts w:ascii="Times New Roman" w:hAnsi="Times New Roman" w:cs="Times New Roman"/>
        </w:rPr>
        <w:t xml:space="preserve"> </w:t>
      </w:r>
      <w:proofErr w:type="gramStart"/>
      <w:r w:rsidRPr="00EC03D9">
        <w:rPr>
          <w:rFonts w:ascii="Times New Roman" w:hAnsi="Times New Roman" w:cs="Times New Roman"/>
        </w:rPr>
        <w:t>is</w:t>
      </w:r>
      <w:proofErr w:type="gramEnd"/>
    </w:p>
    <w:p w14:paraId="73624540"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Port ( </w:t>
      </w:r>
    </w:p>
    <w:p w14:paraId="1C07AE26"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w:t>
      </w:r>
      <w:proofErr w:type="spellStart"/>
      <w:r w:rsidRPr="00EC03D9">
        <w:rPr>
          <w:rFonts w:ascii="Times New Roman" w:hAnsi="Times New Roman" w:cs="Times New Roman"/>
        </w:rPr>
        <w:t>clk</w:t>
      </w:r>
      <w:proofErr w:type="spellEnd"/>
      <w:r w:rsidRPr="00EC03D9">
        <w:rPr>
          <w:rFonts w:ascii="Times New Roman" w:hAnsi="Times New Roman" w:cs="Times New Roman"/>
        </w:rPr>
        <w:t xml:space="preserve">, </w:t>
      </w:r>
      <w:proofErr w:type="gramStart"/>
      <w:r w:rsidRPr="00EC03D9">
        <w:rPr>
          <w:rFonts w:ascii="Times New Roman" w:hAnsi="Times New Roman" w:cs="Times New Roman"/>
        </w:rPr>
        <w:t>reset  :</w:t>
      </w:r>
      <w:proofErr w:type="gramEnd"/>
      <w:r w:rsidRPr="00EC03D9">
        <w:rPr>
          <w:rFonts w:ascii="Times New Roman" w:hAnsi="Times New Roman" w:cs="Times New Roman"/>
        </w:rPr>
        <w:t xml:space="preserve"> in </w:t>
      </w:r>
      <w:proofErr w:type="spellStart"/>
      <w:r w:rsidRPr="00EC03D9">
        <w:rPr>
          <w:rFonts w:ascii="Times New Roman" w:hAnsi="Times New Roman" w:cs="Times New Roman"/>
        </w:rPr>
        <w:t>std_logic</w:t>
      </w:r>
      <w:proofErr w:type="spellEnd"/>
      <w:r w:rsidRPr="00EC03D9">
        <w:rPr>
          <w:rFonts w:ascii="Times New Roman" w:hAnsi="Times New Roman" w:cs="Times New Roman"/>
        </w:rPr>
        <w:t>;</w:t>
      </w:r>
    </w:p>
    <w:p w14:paraId="6DB0B20E"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--signal from controller </w:t>
      </w:r>
    </w:p>
    <w:p w14:paraId="2EABC384" w14:textId="77777777" w:rsidR="00EC03D9" w:rsidRPr="00EC03D9" w:rsidRDefault="00EC03D9" w:rsidP="00EC03D9">
      <w:pPr>
        <w:spacing w:line="240" w:lineRule="auto"/>
        <w:rPr>
          <w:rFonts w:ascii="Times New Roman" w:hAnsi="Times New Roman" w:cs="Times New Roman"/>
          <w:lang w:val="sv-SE"/>
        </w:rPr>
      </w:pPr>
      <w:r w:rsidRPr="00EC03D9">
        <w:rPr>
          <w:rFonts w:ascii="Times New Roman" w:hAnsi="Times New Roman" w:cs="Times New Roman"/>
        </w:rPr>
        <w:t xml:space="preserve">            </w:t>
      </w:r>
      <w:r w:rsidRPr="00EC03D9">
        <w:rPr>
          <w:rFonts w:ascii="Times New Roman" w:hAnsi="Times New Roman" w:cs="Times New Roman"/>
          <w:lang w:val="sv-SE"/>
        </w:rPr>
        <w:t>op_en       : in std_logic;</w:t>
      </w:r>
    </w:p>
    <w:p w14:paraId="0E785F52"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lang w:val="sv-SE"/>
        </w:rPr>
        <w:t xml:space="preserve">            </w:t>
      </w:r>
      <w:r w:rsidRPr="00EC03D9">
        <w:rPr>
          <w:rFonts w:ascii="Times New Roman" w:hAnsi="Times New Roman" w:cs="Times New Roman"/>
        </w:rPr>
        <w:t>--control signal to multiply</w:t>
      </w:r>
    </w:p>
    <w:p w14:paraId="3AED8164"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w:t>
      </w:r>
      <w:proofErr w:type="spellStart"/>
      <w:r w:rsidRPr="00EC03D9">
        <w:rPr>
          <w:rFonts w:ascii="Times New Roman" w:hAnsi="Times New Roman" w:cs="Times New Roman"/>
        </w:rPr>
        <w:t>multi_en</w:t>
      </w:r>
      <w:proofErr w:type="spellEnd"/>
      <w:r w:rsidRPr="00EC03D9">
        <w:rPr>
          <w:rFonts w:ascii="Times New Roman" w:hAnsi="Times New Roman" w:cs="Times New Roman"/>
        </w:rPr>
        <w:t xml:space="preserve">  </w:t>
      </w:r>
      <w:proofErr w:type="gramStart"/>
      <w:r w:rsidRPr="00EC03D9">
        <w:rPr>
          <w:rFonts w:ascii="Times New Roman" w:hAnsi="Times New Roman" w:cs="Times New Roman"/>
        </w:rPr>
        <w:t xml:space="preserve">  :</w:t>
      </w:r>
      <w:proofErr w:type="gramEnd"/>
      <w:r w:rsidRPr="00EC03D9">
        <w:rPr>
          <w:rFonts w:ascii="Times New Roman" w:hAnsi="Times New Roman" w:cs="Times New Roman"/>
        </w:rPr>
        <w:t xml:space="preserve"> out </w:t>
      </w:r>
      <w:proofErr w:type="spellStart"/>
      <w:r w:rsidRPr="00EC03D9">
        <w:rPr>
          <w:rFonts w:ascii="Times New Roman" w:hAnsi="Times New Roman" w:cs="Times New Roman"/>
        </w:rPr>
        <w:t>std_logic</w:t>
      </w:r>
      <w:proofErr w:type="spellEnd"/>
      <w:r w:rsidRPr="00EC03D9">
        <w:rPr>
          <w:rFonts w:ascii="Times New Roman" w:hAnsi="Times New Roman" w:cs="Times New Roman"/>
        </w:rPr>
        <w:t>;</w:t>
      </w:r>
    </w:p>
    <w:p w14:paraId="4489A06F"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w:t>
      </w:r>
      <w:proofErr w:type="spellStart"/>
      <w:r w:rsidRPr="00EC03D9">
        <w:rPr>
          <w:rFonts w:ascii="Times New Roman" w:hAnsi="Times New Roman" w:cs="Times New Roman"/>
        </w:rPr>
        <w:t>coeff</w:t>
      </w:r>
      <w:proofErr w:type="spellEnd"/>
      <w:r w:rsidRPr="00EC03D9">
        <w:rPr>
          <w:rFonts w:ascii="Times New Roman" w:hAnsi="Times New Roman" w:cs="Times New Roman"/>
        </w:rPr>
        <w:t xml:space="preserve"> to multiply</w:t>
      </w:r>
    </w:p>
    <w:p w14:paraId="6EDCAA9F"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w:t>
      </w:r>
      <w:proofErr w:type="spellStart"/>
      <w:r w:rsidRPr="00EC03D9">
        <w:rPr>
          <w:rFonts w:ascii="Times New Roman" w:hAnsi="Times New Roman" w:cs="Times New Roman"/>
        </w:rPr>
        <w:t>data_</w:t>
      </w:r>
      <w:proofErr w:type="gramStart"/>
      <w:r w:rsidRPr="00EC03D9">
        <w:rPr>
          <w:rFonts w:ascii="Times New Roman" w:hAnsi="Times New Roman" w:cs="Times New Roman"/>
        </w:rPr>
        <w:t>coeff</w:t>
      </w:r>
      <w:proofErr w:type="spellEnd"/>
      <w:r w:rsidRPr="00EC03D9">
        <w:rPr>
          <w:rFonts w:ascii="Times New Roman" w:hAnsi="Times New Roman" w:cs="Times New Roman"/>
        </w:rPr>
        <w:t xml:space="preserve">  :</w:t>
      </w:r>
      <w:proofErr w:type="gramEnd"/>
      <w:r w:rsidRPr="00EC03D9">
        <w:rPr>
          <w:rFonts w:ascii="Times New Roman" w:hAnsi="Times New Roman" w:cs="Times New Roman"/>
        </w:rPr>
        <w:t xml:space="preserve"> out </w:t>
      </w:r>
      <w:proofErr w:type="spellStart"/>
      <w:r w:rsidRPr="00EC03D9">
        <w:rPr>
          <w:rFonts w:ascii="Times New Roman" w:hAnsi="Times New Roman" w:cs="Times New Roman"/>
        </w:rPr>
        <w:t>std_logic_vector</w:t>
      </w:r>
      <w:proofErr w:type="spellEnd"/>
      <w:r w:rsidRPr="00EC03D9">
        <w:rPr>
          <w:rFonts w:ascii="Times New Roman" w:hAnsi="Times New Roman" w:cs="Times New Roman"/>
        </w:rPr>
        <w:t xml:space="preserve">(15 </w:t>
      </w:r>
      <w:proofErr w:type="spellStart"/>
      <w:r w:rsidRPr="00EC03D9">
        <w:rPr>
          <w:rFonts w:ascii="Times New Roman" w:hAnsi="Times New Roman" w:cs="Times New Roman"/>
        </w:rPr>
        <w:t>downto</w:t>
      </w:r>
      <w:proofErr w:type="spellEnd"/>
      <w:r w:rsidRPr="00EC03D9">
        <w:rPr>
          <w:rFonts w:ascii="Times New Roman" w:hAnsi="Times New Roman" w:cs="Times New Roman"/>
        </w:rPr>
        <w:t xml:space="preserve"> 0)</w:t>
      </w:r>
    </w:p>
    <w:p w14:paraId="228A8FF9"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w:t>
      </w:r>
    </w:p>
    <w:p w14:paraId="38C200D3"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end </w:t>
      </w:r>
      <w:proofErr w:type="spellStart"/>
      <w:r w:rsidRPr="00EC03D9">
        <w:rPr>
          <w:rFonts w:ascii="Times New Roman" w:hAnsi="Times New Roman" w:cs="Times New Roman"/>
        </w:rPr>
        <w:t>load_</w:t>
      </w:r>
      <w:proofErr w:type="gramStart"/>
      <w:r w:rsidRPr="00EC03D9">
        <w:rPr>
          <w:rFonts w:ascii="Times New Roman" w:hAnsi="Times New Roman" w:cs="Times New Roman"/>
        </w:rPr>
        <w:t>coeff</w:t>
      </w:r>
      <w:proofErr w:type="spellEnd"/>
      <w:r w:rsidRPr="00EC03D9">
        <w:rPr>
          <w:rFonts w:ascii="Times New Roman" w:hAnsi="Times New Roman" w:cs="Times New Roman"/>
        </w:rPr>
        <w:t>;</w:t>
      </w:r>
      <w:proofErr w:type="gramEnd"/>
    </w:p>
    <w:p w14:paraId="05A66F6E" w14:textId="77777777" w:rsidR="00EC03D9" w:rsidRPr="00EC03D9" w:rsidRDefault="00EC03D9" w:rsidP="00EC03D9">
      <w:pPr>
        <w:spacing w:line="240" w:lineRule="auto"/>
        <w:rPr>
          <w:rFonts w:ascii="Times New Roman" w:hAnsi="Times New Roman" w:cs="Times New Roman"/>
        </w:rPr>
      </w:pPr>
    </w:p>
    <w:p w14:paraId="5D0D7B18"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architecture </w:t>
      </w:r>
      <w:proofErr w:type="spellStart"/>
      <w:r w:rsidRPr="00EC03D9">
        <w:rPr>
          <w:rFonts w:ascii="Times New Roman" w:hAnsi="Times New Roman" w:cs="Times New Roman"/>
        </w:rPr>
        <w:t>Behavioral</w:t>
      </w:r>
      <w:proofErr w:type="spellEnd"/>
      <w:r w:rsidRPr="00EC03D9">
        <w:rPr>
          <w:rFonts w:ascii="Times New Roman" w:hAnsi="Times New Roman" w:cs="Times New Roman"/>
        </w:rPr>
        <w:t xml:space="preserve"> of </w:t>
      </w:r>
      <w:proofErr w:type="spellStart"/>
      <w:r w:rsidRPr="00EC03D9">
        <w:rPr>
          <w:rFonts w:ascii="Times New Roman" w:hAnsi="Times New Roman" w:cs="Times New Roman"/>
        </w:rPr>
        <w:t>load_coeff</w:t>
      </w:r>
      <w:proofErr w:type="spellEnd"/>
      <w:r w:rsidRPr="00EC03D9">
        <w:rPr>
          <w:rFonts w:ascii="Times New Roman" w:hAnsi="Times New Roman" w:cs="Times New Roman"/>
        </w:rPr>
        <w:t xml:space="preserve"> </w:t>
      </w:r>
      <w:proofErr w:type="gramStart"/>
      <w:r w:rsidRPr="00EC03D9">
        <w:rPr>
          <w:rFonts w:ascii="Times New Roman" w:hAnsi="Times New Roman" w:cs="Times New Roman"/>
        </w:rPr>
        <w:t>is</w:t>
      </w:r>
      <w:proofErr w:type="gramEnd"/>
    </w:p>
    <w:p w14:paraId="69382108" w14:textId="77777777" w:rsidR="00EC03D9" w:rsidRPr="00EC03D9" w:rsidRDefault="00EC03D9" w:rsidP="00EC03D9">
      <w:pPr>
        <w:spacing w:line="240" w:lineRule="auto"/>
        <w:rPr>
          <w:rFonts w:ascii="Times New Roman" w:hAnsi="Times New Roman" w:cs="Times New Roman"/>
        </w:rPr>
      </w:pPr>
    </w:p>
    <w:p w14:paraId="29581D87"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component </w:t>
      </w:r>
      <w:proofErr w:type="spellStart"/>
      <w:r w:rsidRPr="00EC03D9">
        <w:rPr>
          <w:rFonts w:ascii="Times New Roman" w:hAnsi="Times New Roman" w:cs="Times New Roman"/>
        </w:rPr>
        <w:t>SRAM_coe</w:t>
      </w:r>
      <w:proofErr w:type="spellEnd"/>
    </w:p>
    <w:p w14:paraId="347193EB"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port (</w:t>
      </w:r>
    </w:p>
    <w:p w14:paraId="044469FA"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w:t>
      </w:r>
      <w:proofErr w:type="spellStart"/>
      <w:r w:rsidRPr="00EC03D9">
        <w:rPr>
          <w:rFonts w:ascii="Times New Roman" w:hAnsi="Times New Roman" w:cs="Times New Roman"/>
        </w:rPr>
        <w:t>clk</w:t>
      </w:r>
      <w:proofErr w:type="spellEnd"/>
      <w:r w:rsidRPr="00EC03D9">
        <w:rPr>
          <w:rFonts w:ascii="Times New Roman" w:hAnsi="Times New Roman" w:cs="Times New Roman"/>
        </w:rPr>
        <w:t xml:space="preserve">   </w:t>
      </w:r>
      <w:proofErr w:type="gramStart"/>
      <w:r w:rsidRPr="00EC03D9">
        <w:rPr>
          <w:rFonts w:ascii="Times New Roman" w:hAnsi="Times New Roman" w:cs="Times New Roman"/>
        </w:rPr>
        <w:t xml:space="preserve">  :</w:t>
      </w:r>
      <w:proofErr w:type="gramEnd"/>
      <w:r w:rsidRPr="00EC03D9">
        <w:rPr>
          <w:rFonts w:ascii="Times New Roman" w:hAnsi="Times New Roman" w:cs="Times New Roman"/>
        </w:rPr>
        <w:t xml:space="preserve"> in  </w:t>
      </w:r>
      <w:proofErr w:type="spellStart"/>
      <w:r w:rsidRPr="00EC03D9">
        <w:rPr>
          <w:rFonts w:ascii="Times New Roman" w:hAnsi="Times New Roman" w:cs="Times New Roman"/>
        </w:rPr>
        <w:t>std_logic</w:t>
      </w:r>
      <w:proofErr w:type="spellEnd"/>
      <w:r w:rsidRPr="00EC03D9">
        <w:rPr>
          <w:rFonts w:ascii="Times New Roman" w:hAnsi="Times New Roman" w:cs="Times New Roman"/>
        </w:rPr>
        <w:t xml:space="preserve">;            </w:t>
      </w:r>
    </w:p>
    <w:p w14:paraId="4FA259DC"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we    </w:t>
      </w:r>
      <w:proofErr w:type="gramStart"/>
      <w:r w:rsidRPr="00EC03D9">
        <w:rPr>
          <w:rFonts w:ascii="Times New Roman" w:hAnsi="Times New Roman" w:cs="Times New Roman"/>
        </w:rPr>
        <w:t xml:space="preserve">  :</w:t>
      </w:r>
      <w:proofErr w:type="gramEnd"/>
      <w:r w:rsidRPr="00EC03D9">
        <w:rPr>
          <w:rFonts w:ascii="Times New Roman" w:hAnsi="Times New Roman" w:cs="Times New Roman"/>
        </w:rPr>
        <w:t xml:space="preserve"> in </w:t>
      </w:r>
      <w:proofErr w:type="spellStart"/>
      <w:r w:rsidRPr="00EC03D9">
        <w:rPr>
          <w:rFonts w:ascii="Times New Roman" w:hAnsi="Times New Roman" w:cs="Times New Roman"/>
        </w:rPr>
        <w:t>std_logic</w:t>
      </w:r>
      <w:proofErr w:type="spellEnd"/>
      <w:r w:rsidRPr="00EC03D9">
        <w:rPr>
          <w:rFonts w:ascii="Times New Roman" w:hAnsi="Times New Roman" w:cs="Times New Roman"/>
        </w:rPr>
        <w:t>;</w:t>
      </w:r>
    </w:p>
    <w:p w14:paraId="225E360C"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a     </w:t>
      </w:r>
      <w:proofErr w:type="gramStart"/>
      <w:r w:rsidRPr="00EC03D9">
        <w:rPr>
          <w:rFonts w:ascii="Times New Roman" w:hAnsi="Times New Roman" w:cs="Times New Roman"/>
        </w:rPr>
        <w:t xml:space="preserve">  :</w:t>
      </w:r>
      <w:proofErr w:type="gramEnd"/>
      <w:r w:rsidRPr="00EC03D9">
        <w:rPr>
          <w:rFonts w:ascii="Times New Roman" w:hAnsi="Times New Roman" w:cs="Times New Roman"/>
        </w:rPr>
        <w:t xml:space="preserve"> in  </w:t>
      </w:r>
      <w:proofErr w:type="spellStart"/>
      <w:r w:rsidRPr="00EC03D9">
        <w:rPr>
          <w:rFonts w:ascii="Times New Roman" w:hAnsi="Times New Roman" w:cs="Times New Roman"/>
        </w:rPr>
        <w:t>std_logic_vector</w:t>
      </w:r>
      <w:proofErr w:type="spellEnd"/>
      <w:r w:rsidRPr="00EC03D9">
        <w:rPr>
          <w:rFonts w:ascii="Times New Roman" w:hAnsi="Times New Roman" w:cs="Times New Roman"/>
        </w:rPr>
        <w:t xml:space="preserve"> (6 </w:t>
      </w:r>
      <w:proofErr w:type="spellStart"/>
      <w:r w:rsidRPr="00EC03D9">
        <w:rPr>
          <w:rFonts w:ascii="Times New Roman" w:hAnsi="Times New Roman" w:cs="Times New Roman"/>
        </w:rPr>
        <w:t>downto</w:t>
      </w:r>
      <w:proofErr w:type="spellEnd"/>
      <w:r w:rsidRPr="00EC03D9">
        <w:rPr>
          <w:rFonts w:ascii="Times New Roman" w:hAnsi="Times New Roman" w:cs="Times New Roman"/>
        </w:rPr>
        <w:t xml:space="preserve"> 0);</w:t>
      </w:r>
    </w:p>
    <w:p w14:paraId="134C3E22"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d     </w:t>
      </w:r>
      <w:proofErr w:type="gramStart"/>
      <w:r w:rsidRPr="00EC03D9">
        <w:rPr>
          <w:rFonts w:ascii="Times New Roman" w:hAnsi="Times New Roman" w:cs="Times New Roman"/>
        </w:rPr>
        <w:t xml:space="preserve">  :</w:t>
      </w:r>
      <w:proofErr w:type="gramEnd"/>
      <w:r w:rsidRPr="00EC03D9">
        <w:rPr>
          <w:rFonts w:ascii="Times New Roman" w:hAnsi="Times New Roman" w:cs="Times New Roman"/>
        </w:rPr>
        <w:t xml:space="preserve"> in  </w:t>
      </w:r>
      <w:proofErr w:type="spellStart"/>
      <w:r w:rsidRPr="00EC03D9">
        <w:rPr>
          <w:rFonts w:ascii="Times New Roman" w:hAnsi="Times New Roman" w:cs="Times New Roman"/>
        </w:rPr>
        <w:t>std_logic_vector</w:t>
      </w:r>
      <w:proofErr w:type="spellEnd"/>
      <w:r w:rsidRPr="00EC03D9">
        <w:rPr>
          <w:rFonts w:ascii="Times New Roman" w:hAnsi="Times New Roman" w:cs="Times New Roman"/>
        </w:rPr>
        <w:t xml:space="preserve"> (15 </w:t>
      </w:r>
      <w:proofErr w:type="spellStart"/>
      <w:r w:rsidRPr="00EC03D9">
        <w:rPr>
          <w:rFonts w:ascii="Times New Roman" w:hAnsi="Times New Roman" w:cs="Times New Roman"/>
        </w:rPr>
        <w:t>downto</w:t>
      </w:r>
      <w:proofErr w:type="spellEnd"/>
      <w:r w:rsidRPr="00EC03D9">
        <w:rPr>
          <w:rFonts w:ascii="Times New Roman" w:hAnsi="Times New Roman" w:cs="Times New Roman"/>
        </w:rPr>
        <w:t xml:space="preserve"> 0);</w:t>
      </w:r>
    </w:p>
    <w:p w14:paraId="6EF854AC"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w:t>
      </w:r>
      <w:proofErr w:type="spellStart"/>
      <w:r w:rsidRPr="00EC03D9">
        <w:rPr>
          <w:rFonts w:ascii="Times New Roman" w:hAnsi="Times New Roman" w:cs="Times New Roman"/>
        </w:rPr>
        <w:t>qspo</w:t>
      </w:r>
      <w:proofErr w:type="spellEnd"/>
      <w:r w:rsidRPr="00EC03D9">
        <w:rPr>
          <w:rFonts w:ascii="Times New Roman" w:hAnsi="Times New Roman" w:cs="Times New Roman"/>
        </w:rPr>
        <w:t xml:space="preserve">  </w:t>
      </w:r>
      <w:proofErr w:type="gramStart"/>
      <w:r w:rsidRPr="00EC03D9">
        <w:rPr>
          <w:rFonts w:ascii="Times New Roman" w:hAnsi="Times New Roman" w:cs="Times New Roman"/>
        </w:rPr>
        <w:t xml:space="preserve">  :</w:t>
      </w:r>
      <w:proofErr w:type="gramEnd"/>
      <w:r w:rsidRPr="00EC03D9">
        <w:rPr>
          <w:rFonts w:ascii="Times New Roman" w:hAnsi="Times New Roman" w:cs="Times New Roman"/>
        </w:rPr>
        <w:t xml:space="preserve"> out </w:t>
      </w:r>
      <w:proofErr w:type="spellStart"/>
      <w:r w:rsidRPr="00EC03D9">
        <w:rPr>
          <w:rFonts w:ascii="Times New Roman" w:hAnsi="Times New Roman" w:cs="Times New Roman"/>
        </w:rPr>
        <w:t>std_logic_vector</w:t>
      </w:r>
      <w:proofErr w:type="spellEnd"/>
      <w:r w:rsidRPr="00EC03D9">
        <w:rPr>
          <w:rFonts w:ascii="Times New Roman" w:hAnsi="Times New Roman" w:cs="Times New Roman"/>
        </w:rPr>
        <w:t xml:space="preserve"> (15 </w:t>
      </w:r>
      <w:proofErr w:type="spellStart"/>
      <w:r w:rsidRPr="00EC03D9">
        <w:rPr>
          <w:rFonts w:ascii="Times New Roman" w:hAnsi="Times New Roman" w:cs="Times New Roman"/>
        </w:rPr>
        <w:t>downto</w:t>
      </w:r>
      <w:proofErr w:type="spellEnd"/>
      <w:r w:rsidRPr="00EC03D9">
        <w:rPr>
          <w:rFonts w:ascii="Times New Roman" w:hAnsi="Times New Roman" w:cs="Times New Roman"/>
        </w:rPr>
        <w:t xml:space="preserve"> 0)</w:t>
      </w:r>
    </w:p>
    <w:p w14:paraId="47D53EC6"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w:t>
      </w:r>
    </w:p>
    <w:p w14:paraId="5AD6082C"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end </w:t>
      </w:r>
      <w:proofErr w:type="gramStart"/>
      <w:r w:rsidRPr="00EC03D9">
        <w:rPr>
          <w:rFonts w:ascii="Times New Roman" w:hAnsi="Times New Roman" w:cs="Times New Roman"/>
        </w:rPr>
        <w:t>component;</w:t>
      </w:r>
      <w:proofErr w:type="gramEnd"/>
    </w:p>
    <w:p w14:paraId="225B60CD" w14:textId="77777777" w:rsidR="00EC03D9" w:rsidRPr="00EC03D9" w:rsidRDefault="00EC03D9" w:rsidP="00EC03D9">
      <w:pPr>
        <w:spacing w:line="240" w:lineRule="auto"/>
        <w:rPr>
          <w:rFonts w:ascii="Times New Roman" w:hAnsi="Times New Roman" w:cs="Times New Roman"/>
        </w:rPr>
      </w:pPr>
    </w:p>
    <w:p w14:paraId="269D54B8"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component ff </w:t>
      </w:r>
      <w:proofErr w:type="gramStart"/>
      <w:r w:rsidRPr="00EC03D9">
        <w:rPr>
          <w:rFonts w:ascii="Times New Roman" w:hAnsi="Times New Roman" w:cs="Times New Roman"/>
        </w:rPr>
        <w:t>is</w:t>
      </w:r>
      <w:proofErr w:type="gramEnd"/>
    </w:p>
    <w:p w14:paraId="7CC7CBD1"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generic(</w:t>
      </w:r>
      <w:proofErr w:type="spellStart"/>
      <w:proofErr w:type="gramStart"/>
      <w:r w:rsidRPr="00EC03D9">
        <w:rPr>
          <w:rFonts w:ascii="Times New Roman" w:hAnsi="Times New Roman" w:cs="Times New Roman"/>
        </w:rPr>
        <w:t>N:integer</w:t>
      </w:r>
      <w:proofErr w:type="spellEnd"/>
      <w:proofErr w:type="gramEnd"/>
      <w:r w:rsidRPr="00EC03D9">
        <w:rPr>
          <w:rFonts w:ascii="Times New Roman" w:hAnsi="Times New Roman" w:cs="Times New Roman"/>
        </w:rPr>
        <w:t>:=1);</w:t>
      </w:r>
    </w:p>
    <w:p w14:paraId="17E2FAE1"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w:t>
      </w:r>
      <w:proofErr w:type="gramStart"/>
      <w:r w:rsidRPr="00EC03D9">
        <w:rPr>
          <w:rFonts w:ascii="Times New Roman" w:hAnsi="Times New Roman" w:cs="Times New Roman"/>
        </w:rPr>
        <w:t xml:space="preserve">port(  </w:t>
      </w:r>
      <w:proofErr w:type="gramEnd"/>
      <w:r w:rsidRPr="00EC03D9">
        <w:rPr>
          <w:rFonts w:ascii="Times New Roman" w:hAnsi="Times New Roman" w:cs="Times New Roman"/>
        </w:rPr>
        <w:t xml:space="preserve"> D  :  in </w:t>
      </w:r>
      <w:proofErr w:type="spellStart"/>
      <w:r w:rsidRPr="00EC03D9">
        <w:rPr>
          <w:rFonts w:ascii="Times New Roman" w:hAnsi="Times New Roman" w:cs="Times New Roman"/>
        </w:rPr>
        <w:t>std_logic_vector</w:t>
      </w:r>
      <w:proofErr w:type="spellEnd"/>
      <w:r w:rsidRPr="00EC03D9">
        <w:rPr>
          <w:rFonts w:ascii="Times New Roman" w:hAnsi="Times New Roman" w:cs="Times New Roman"/>
        </w:rPr>
        <w:t xml:space="preserve">(N-1 </w:t>
      </w:r>
      <w:proofErr w:type="spellStart"/>
      <w:r w:rsidRPr="00EC03D9">
        <w:rPr>
          <w:rFonts w:ascii="Times New Roman" w:hAnsi="Times New Roman" w:cs="Times New Roman"/>
        </w:rPr>
        <w:t>downto</w:t>
      </w:r>
      <w:proofErr w:type="spellEnd"/>
      <w:r w:rsidRPr="00EC03D9">
        <w:rPr>
          <w:rFonts w:ascii="Times New Roman" w:hAnsi="Times New Roman" w:cs="Times New Roman"/>
        </w:rPr>
        <w:t xml:space="preserve"> 0);</w:t>
      </w:r>
    </w:p>
    <w:p w14:paraId="79BF3737"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w:t>
      </w:r>
      <w:proofErr w:type="gramStart"/>
      <w:r w:rsidRPr="00EC03D9">
        <w:rPr>
          <w:rFonts w:ascii="Times New Roman" w:hAnsi="Times New Roman" w:cs="Times New Roman"/>
        </w:rPr>
        <w:t>Q  :</w:t>
      </w:r>
      <w:proofErr w:type="gramEnd"/>
      <w:r w:rsidRPr="00EC03D9">
        <w:rPr>
          <w:rFonts w:ascii="Times New Roman" w:hAnsi="Times New Roman" w:cs="Times New Roman"/>
        </w:rPr>
        <w:t xml:space="preserve">  out </w:t>
      </w:r>
      <w:proofErr w:type="spellStart"/>
      <w:r w:rsidRPr="00EC03D9">
        <w:rPr>
          <w:rFonts w:ascii="Times New Roman" w:hAnsi="Times New Roman" w:cs="Times New Roman"/>
        </w:rPr>
        <w:t>std_logic_vector</w:t>
      </w:r>
      <w:proofErr w:type="spellEnd"/>
      <w:r w:rsidRPr="00EC03D9">
        <w:rPr>
          <w:rFonts w:ascii="Times New Roman" w:hAnsi="Times New Roman" w:cs="Times New Roman"/>
        </w:rPr>
        <w:t xml:space="preserve">(N-1 </w:t>
      </w:r>
      <w:proofErr w:type="spellStart"/>
      <w:r w:rsidRPr="00EC03D9">
        <w:rPr>
          <w:rFonts w:ascii="Times New Roman" w:hAnsi="Times New Roman" w:cs="Times New Roman"/>
        </w:rPr>
        <w:t>downto</w:t>
      </w:r>
      <w:proofErr w:type="spellEnd"/>
      <w:r w:rsidRPr="00EC03D9">
        <w:rPr>
          <w:rFonts w:ascii="Times New Roman" w:hAnsi="Times New Roman" w:cs="Times New Roman"/>
        </w:rPr>
        <w:t xml:space="preserve"> 0);</w:t>
      </w:r>
    </w:p>
    <w:p w14:paraId="37B64300"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w:t>
      </w:r>
      <w:proofErr w:type="spellStart"/>
      <w:proofErr w:type="gramStart"/>
      <w:r w:rsidRPr="00EC03D9">
        <w:rPr>
          <w:rFonts w:ascii="Times New Roman" w:hAnsi="Times New Roman" w:cs="Times New Roman"/>
        </w:rPr>
        <w:t>clk</w:t>
      </w:r>
      <w:proofErr w:type="spellEnd"/>
      <w:r w:rsidRPr="00EC03D9">
        <w:rPr>
          <w:rFonts w:ascii="Times New Roman" w:hAnsi="Times New Roman" w:cs="Times New Roman"/>
        </w:rPr>
        <w:t xml:space="preserve">  :</w:t>
      </w:r>
      <w:proofErr w:type="gramEnd"/>
      <w:r w:rsidRPr="00EC03D9">
        <w:rPr>
          <w:rFonts w:ascii="Times New Roman" w:hAnsi="Times New Roman" w:cs="Times New Roman"/>
        </w:rPr>
        <w:t xml:space="preserve">  in </w:t>
      </w:r>
      <w:proofErr w:type="spellStart"/>
      <w:r w:rsidRPr="00EC03D9">
        <w:rPr>
          <w:rFonts w:ascii="Times New Roman" w:hAnsi="Times New Roman" w:cs="Times New Roman"/>
        </w:rPr>
        <w:t>std_logic</w:t>
      </w:r>
      <w:proofErr w:type="spellEnd"/>
      <w:r w:rsidRPr="00EC03D9">
        <w:rPr>
          <w:rFonts w:ascii="Times New Roman" w:hAnsi="Times New Roman" w:cs="Times New Roman"/>
        </w:rPr>
        <w:t>;</w:t>
      </w:r>
    </w:p>
    <w:p w14:paraId="663520F4"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reset:  in </w:t>
      </w:r>
      <w:proofErr w:type="spellStart"/>
      <w:r w:rsidRPr="00EC03D9">
        <w:rPr>
          <w:rFonts w:ascii="Times New Roman" w:hAnsi="Times New Roman" w:cs="Times New Roman"/>
        </w:rPr>
        <w:t>std_</w:t>
      </w:r>
      <w:proofErr w:type="gramStart"/>
      <w:r w:rsidRPr="00EC03D9">
        <w:rPr>
          <w:rFonts w:ascii="Times New Roman" w:hAnsi="Times New Roman" w:cs="Times New Roman"/>
        </w:rPr>
        <w:t>logic</w:t>
      </w:r>
      <w:proofErr w:type="spellEnd"/>
      <w:proofErr w:type="gramEnd"/>
    </w:p>
    <w:p w14:paraId="1F3E1532"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w:t>
      </w:r>
    </w:p>
    <w:p w14:paraId="29955500" w14:textId="53C6CB68"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end </w:t>
      </w:r>
      <w:proofErr w:type="gramStart"/>
      <w:r w:rsidRPr="00EC03D9">
        <w:rPr>
          <w:rFonts w:ascii="Times New Roman" w:hAnsi="Times New Roman" w:cs="Times New Roman"/>
        </w:rPr>
        <w:t>component;</w:t>
      </w:r>
      <w:proofErr w:type="gramEnd"/>
    </w:p>
    <w:p w14:paraId="60EAA7F5"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--SRAM---------------------------------------------</w:t>
      </w:r>
    </w:p>
    <w:p w14:paraId="253A3C5F"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signal choose     </w:t>
      </w:r>
      <w:proofErr w:type="gramStart"/>
      <w:r w:rsidRPr="00EC03D9">
        <w:rPr>
          <w:rFonts w:ascii="Times New Roman" w:hAnsi="Times New Roman" w:cs="Times New Roman"/>
        </w:rPr>
        <w:t xml:space="preserve">  :</w:t>
      </w:r>
      <w:proofErr w:type="gramEnd"/>
      <w:r w:rsidRPr="00EC03D9">
        <w:rPr>
          <w:rFonts w:ascii="Times New Roman" w:hAnsi="Times New Roman" w:cs="Times New Roman"/>
        </w:rPr>
        <w:t xml:space="preserve"> </w:t>
      </w:r>
      <w:proofErr w:type="spellStart"/>
      <w:r w:rsidRPr="00EC03D9">
        <w:rPr>
          <w:rFonts w:ascii="Times New Roman" w:hAnsi="Times New Roman" w:cs="Times New Roman"/>
        </w:rPr>
        <w:t>std_logic</w:t>
      </w:r>
      <w:proofErr w:type="spellEnd"/>
      <w:r w:rsidRPr="00EC03D9">
        <w:rPr>
          <w:rFonts w:ascii="Times New Roman" w:hAnsi="Times New Roman" w:cs="Times New Roman"/>
        </w:rPr>
        <w:t>;</w:t>
      </w:r>
    </w:p>
    <w:p w14:paraId="462ABE3C"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signal </w:t>
      </w:r>
      <w:proofErr w:type="spellStart"/>
      <w:r w:rsidRPr="00EC03D9">
        <w:rPr>
          <w:rFonts w:ascii="Times New Roman" w:hAnsi="Times New Roman" w:cs="Times New Roman"/>
        </w:rPr>
        <w:t>r_or_w</w:t>
      </w:r>
      <w:proofErr w:type="spellEnd"/>
      <w:r w:rsidRPr="00EC03D9">
        <w:rPr>
          <w:rFonts w:ascii="Times New Roman" w:hAnsi="Times New Roman" w:cs="Times New Roman"/>
        </w:rPr>
        <w:t xml:space="preserve">     </w:t>
      </w:r>
      <w:proofErr w:type="gramStart"/>
      <w:r w:rsidRPr="00EC03D9">
        <w:rPr>
          <w:rFonts w:ascii="Times New Roman" w:hAnsi="Times New Roman" w:cs="Times New Roman"/>
        </w:rPr>
        <w:t xml:space="preserve">  :</w:t>
      </w:r>
      <w:proofErr w:type="gramEnd"/>
      <w:r w:rsidRPr="00EC03D9">
        <w:rPr>
          <w:rFonts w:ascii="Times New Roman" w:hAnsi="Times New Roman" w:cs="Times New Roman"/>
        </w:rPr>
        <w:t xml:space="preserve"> </w:t>
      </w:r>
      <w:proofErr w:type="spellStart"/>
      <w:r w:rsidRPr="00EC03D9">
        <w:rPr>
          <w:rFonts w:ascii="Times New Roman" w:hAnsi="Times New Roman" w:cs="Times New Roman"/>
        </w:rPr>
        <w:t>std_logic</w:t>
      </w:r>
      <w:proofErr w:type="spellEnd"/>
      <w:r w:rsidRPr="00EC03D9">
        <w:rPr>
          <w:rFonts w:ascii="Times New Roman" w:hAnsi="Times New Roman" w:cs="Times New Roman"/>
        </w:rPr>
        <w:t xml:space="preserve">; </w:t>
      </w:r>
    </w:p>
    <w:p w14:paraId="70D0E6B3"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signal address    </w:t>
      </w:r>
      <w:proofErr w:type="gramStart"/>
      <w:r w:rsidRPr="00EC03D9">
        <w:rPr>
          <w:rFonts w:ascii="Times New Roman" w:hAnsi="Times New Roman" w:cs="Times New Roman"/>
        </w:rPr>
        <w:t xml:space="preserve">  :</w:t>
      </w:r>
      <w:proofErr w:type="gramEnd"/>
      <w:r w:rsidRPr="00EC03D9">
        <w:rPr>
          <w:rFonts w:ascii="Times New Roman" w:hAnsi="Times New Roman" w:cs="Times New Roman"/>
        </w:rPr>
        <w:t xml:space="preserve"> </w:t>
      </w:r>
      <w:proofErr w:type="spellStart"/>
      <w:r w:rsidRPr="00EC03D9">
        <w:rPr>
          <w:rFonts w:ascii="Times New Roman" w:hAnsi="Times New Roman" w:cs="Times New Roman"/>
        </w:rPr>
        <w:t>std_logic_vector</w:t>
      </w:r>
      <w:proofErr w:type="spellEnd"/>
      <w:r w:rsidRPr="00EC03D9">
        <w:rPr>
          <w:rFonts w:ascii="Times New Roman" w:hAnsi="Times New Roman" w:cs="Times New Roman"/>
        </w:rPr>
        <w:t xml:space="preserve">(6 </w:t>
      </w:r>
      <w:proofErr w:type="spellStart"/>
      <w:r w:rsidRPr="00EC03D9">
        <w:rPr>
          <w:rFonts w:ascii="Times New Roman" w:hAnsi="Times New Roman" w:cs="Times New Roman"/>
        </w:rPr>
        <w:t>downto</w:t>
      </w:r>
      <w:proofErr w:type="spellEnd"/>
      <w:r w:rsidRPr="00EC03D9">
        <w:rPr>
          <w:rFonts w:ascii="Times New Roman" w:hAnsi="Times New Roman" w:cs="Times New Roman"/>
        </w:rPr>
        <w:t xml:space="preserve"> 0);</w:t>
      </w:r>
    </w:p>
    <w:p w14:paraId="17D6B031" w14:textId="2A796C18"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w:t>
      </w:r>
    </w:p>
    <w:p w14:paraId="22320B50"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lastRenderedPageBreak/>
        <w:t xml:space="preserve">type </w:t>
      </w:r>
      <w:proofErr w:type="spellStart"/>
      <w:r w:rsidRPr="00EC03D9">
        <w:rPr>
          <w:rFonts w:ascii="Times New Roman" w:hAnsi="Times New Roman" w:cs="Times New Roman"/>
        </w:rPr>
        <w:t>state_type</w:t>
      </w:r>
      <w:proofErr w:type="spellEnd"/>
      <w:r w:rsidRPr="00EC03D9">
        <w:rPr>
          <w:rFonts w:ascii="Times New Roman" w:hAnsi="Times New Roman" w:cs="Times New Roman"/>
        </w:rPr>
        <w:t xml:space="preserve"> is (</w:t>
      </w:r>
      <w:proofErr w:type="spellStart"/>
      <w:r w:rsidRPr="00EC03D9">
        <w:rPr>
          <w:rFonts w:ascii="Times New Roman" w:hAnsi="Times New Roman" w:cs="Times New Roman"/>
        </w:rPr>
        <w:t>s_initial</w:t>
      </w:r>
      <w:proofErr w:type="spellEnd"/>
      <w:r w:rsidRPr="00EC03D9">
        <w:rPr>
          <w:rFonts w:ascii="Times New Roman" w:hAnsi="Times New Roman" w:cs="Times New Roman"/>
        </w:rPr>
        <w:t xml:space="preserve">, </w:t>
      </w:r>
      <w:proofErr w:type="spellStart"/>
      <w:r w:rsidRPr="00EC03D9">
        <w:rPr>
          <w:rFonts w:ascii="Times New Roman" w:hAnsi="Times New Roman" w:cs="Times New Roman"/>
        </w:rPr>
        <w:t>s_op</w:t>
      </w:r>
      <w:proofErr w:type="spellEnd"/>
      <w:r w:rsidRPr="00EC03D9">
        <w:rPr>
          <w:rFonts w:ascii="Times New Roman" w:hAnsi="Times New Roman" w:cs="Times New Roman"/>
        </w:rPr>
        <w:t>, s_send2multi</w:t>
      </w:r>
      <w:proofErr w:type="gramStart"/>
      <w:r w:rsidRPr="00EC03D9">
        <w:rPr>
          <w:rFonts w:ascii="Times New Roman" w:hAnsi="Times New Roman" w:cs="Times New Roman"/>
        </w:rPr>
        <w:t>);</w:t>
      </w:r>
      <w:proofErr w:type="gramEnd"/>
    </w:p>
    <w:p w14:paraId="74E8C8C9"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signal </w:t>
      </w:r>
      <w:proofErr w:type="spellStart"/>
      <w:r w:rsidRPr="00EC03D9">
        <w:rPr>
          <w:rFonts w:ascii="Times New Roman" w:hAnsi="Times New Roman" w:cs="Times New Roman"/>
        </w:rPr>
        <w:t>state_reg</w:t>
      </w:r>
      <w:proofErr w:type="spellEnd"/>
      <w:r w:rsidRPr="00EC03D9">
        <w:rPr>
          <w:rFonts w:ascii="Times New Roman" w:hAnsi="Times New Roman" w:cs="Times New Roman"/>
        </w:rPr>
        <w:t xml:space="preserve">, </w:t>
      </w:r>
      <w:proofErr w:type="spellStart"/>
      <w:r w:rsidRPr="00EC03D9">
        <w:rPr>
          <w:rFonts w:ascii="Times New Roman" w:hAnsi="Times New Roman" w:cs="Times New Roman"/>
        </w:rPr>
        <w:t>state_</w:t>
      </w:r>
      <w:proofErr w:type="gramStart"/>
      <w:r w:rsidRPr="00EC03D9">
        <w:rPr>
          <w:rFonts w:ascii="Times New Roman" w:hAnsi="Times New Roman" w:cs="Times New Roman"/>
        </w:rPr>
        <w:t>nxt</w:t>
      </w:r>
      <w:proofErr w:type="spellEnd"/>
      <w:r w:rsidRPr="00EC03D9">
        <w:rPr>
          <w:rFonts w:ascii="Times New Roman" w:hAnsi="Times New Roman" w:cs="Times New Roman"/>
        </w:rPr>
        <w:t xml:space="preserve"> :</w:t>
      </w:r>
      <w:proofErr w:type="gramEnd"/>
      <w:r w:rsidRPr="00EC03D9">
        <w:rPr>
          <w:rFonts w:ascii="Times New Roman" w:hAnsi="Times New Roman" w:cs="Times New Roman"/>
        </w:rPr>
        <w:t xml:space="preserve"> </w:t>
      </w:r>
      <w:proofErr w:type="spellStart"/>
      <w:r w:rsidRPr="00EC03D9">
        <w:rPr>
          <w:rFonts w:ascii="Times New Roman" w:hAnsi="Times New Roman" w:cs="Times New Roman"/>
        </w:rPr>
        <w:t>state_type</w:t>
      </w:r>
      <w:proofErr w:type="spellEnd"/>
      <w:r w:rsidRPr="00EC03D9">
        <w:rPr>
          <w:rFonts w:ascii="Times New Roman" w:hAnsi="Times New Roman" w:cs="Times New Roman"/>
        </w:rPr>
        <w:t>;</w:t>
      </w:r>
    </w:p>
    <w:p w14:paraId="216BC739" w14:textId="77777777" w:rsidR="00EC03D9" w:rsidRPr="00EC03D9" w:rsidRDefault="00EC03D9" w:rsidP="00EC03D9">
      <w:pPr>
        <w:spacing w:line="240" w:lineRule="auto"/>
        <w:rPr>
          <w:rFonts w:ascii="Times New Roman" w:hAnsi="Times New Roman" w:cs="Times New Roman"/>
        </w:rPr>
      </w:pPr>
    </w:p>
    <w:p w14:paraId="3EC6A774"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signal counter_1, counter_1_</w:t>
      </w:r>
      <w:proofErr w:type="gramStart"/>
      <w:r w:rsidRPr="00EC03D9">
        <w:rPr>
          <w:rFonts w:ascii="Times New Roman" w:hAnsi="Times New Roman" w:cs="Times New Roman"/>
        </w:rPr>
        <w:t>nxt :</w:t>
      </w:r>
      <w:proofErr w:type="gramEnd"/>
      <w:r w:rsidRPr="00EC03D9">
        <w:rPr>
          <w:rFonts w:ascii="Times New Roman" w:hAnsi="Times New Roman" w:cs="Times New Roman"/>
        </w:rPr>
        <w:t xml:space="preserve"> </w:t>
      </w:r>
      <w:proofErr w:type="spellStart"/>
      <w:r w:rsidRPr="00EC03D9">
        <w:rPr>
          <w:rFonts w:ascii="Times New Roman" w:hAnsi="Times New Roman" w:cs="Times New Roman"/>
        </w:rPr>
        <w:t>std_logic_vector</w:t>
      </w:r>
      <w:proofErr w:type="spellEnd"/>
      <w:r w:rsidRPr="00EC03D9">
        <w:rPr>
          <w:rFonts w:ascii="Times New Roman" w:hAnsi="Times New Roman" w:cs="Times New Roman"/>
        </w:rPr>
        <w:t xml:space="preserve">(5 </w:t>
      </w:r>
      <w:proofErr w:type="spellStart"/>
      <w:r w:rsidRPr="00EC03D9">
        <w:rPr>
          <w:rFonts w:ascii="Times New Roman" w:hAnsi="Times New Roman" w:cs="Times New Roman"/>
        </w:rPr>
        <w:t>downto</w:t>
      </w:r>
      <w:proofErr w:type="spellEnd"/>
      <w:r w:rsidRPr="00EC03D9">
        <w:rPr>
          <w:rFonts w:ascii="Times New Roman" w:hAnsi="Times New Roman" w:cs="Times New Roman"/>
        </w:rPr>
        <w:t xml:space="preserve"> 0) := (others =&gt; '0');</w:t>
      </w:r>
    </w:p>
    <w:p w14:paraId="6612ED7F" w14:textId="77777777" w:rsidR="00EC03D9" w:rsidRPr="00EC03D9" w:rsidRDefault="00EC03D9" w:rsidP="00EC03D9">
      <w:pPr>
        <w:spacing w:line="240" w:lineRule="auto"/>
        <w:rPr>
          <w:rFonts w:ascii="Times New Roman" w:hAnsi="Times New Roman" w:cs="Times New Roman"/>
        </w:rPr>
      </w:pPr>
    </w:p>
    <w:p w14:paraId="7F2E119A"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signal coeff_</w:t>
      </w:r>
      <w:proofErr w:type="gramStart"/>
      <w:r w:rsidRPr="00EC03D9">
        <w:rPr>
          <w:rFonts w:ascii="Times New Roman" w:hAnsi="Times New Roman" w:cs="Times New Roman"/>
        </w:rPr>
        <w:t>32 :</w:t>
      </w:r>
      <w:proofErr w:type="gramEnd"/>
      <w:r w:rsidRPr="00EC03D9">
        <w:rPr>
          <w:rFonts w:ascii="Times New Roman" w:hAnsi="Times New Roman" w:cs="Times New Roman"/>
        </w:rPr>
        <w:t xml:space="preserve"> </w:t>
      </w:r>
      <w:proofErr w:type="spellStart"/>
      <w:r w:rsidRPr="00EC03D9">
        <w:rPr>
          <w:rFonts w:ascii="Times New Roman" w:hAnsi="Times New Roman" w:cs="Times New Roman"/>
        </w:rPr>
        <w:t>std_logic_vector</w:t>
      </w:r>
      <w:proofErr w:type="spellEnd"/>
      <w:r w:rsidRPr="00EC03D9">
        <w:rPr>
          <w:rFonts w:ascii="Times New Roman" w:hAnsi="Times New Roman" w:cs="Times New Roman"/>
        </w:rPr>
        <w:t xml:space="preserve">(15 </w:t>
      </w:r>
      <w:proofErr w:type="spellStart"/>
      <w:r w:rsidRPr="00EC03D9">
        <w:rPr>
          <w:rFonts w:ascii="Times New Roman" w:hAnsi="Times New Roman" w:cs="Times New Roman"/>
        </w:rPr>
        <w:t>downto</w:t>
      </w:r>
      <w:proofErr w:type="spellEnd"/>
      <w:r w:rsidRPr="00EC03D9">
        <w:rPr>
          <w:rFonts w:ascii="Times New Roman" w:hAnsi="Times New Roman" w:cs="Times New Roman"/>
        </w:rPr>
        <w:t xml:space="preserve"> 0);</w:t>
      </w:r>
    </w:p>
    <w:p w14:paraId="25663370"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signal data_coeff_</w:t>
      </w:r>
      <w:proofErr w:type="gramStart"/>
      <w:r w:rsidRPr="00EC03D9">
        <w:rPr>
          <w:rFonts w:ascii="Times New Roman" w:hAnsi="Times New Roman" w:cs="Times New Roman"/>
        </w:rPr>
        <w:t>32 :</w:t>
      </w:r>
      <w:proofErr w:type="gramEnd"/>
      <w:r w:rsidRPr="00EC03D9">
        <w:rPr>
          <w:rFonts w:ascii="Times New Roman" w:hAnsi="Times New Roman" w:cs="Times New Roman"/>
        </w:rPr>
        <w:t xml:space="preserve"> </w:t>
      </w:r>
      <w:proofErr w:type="spellStart"/>
      <w:r w:rsidRPr="00EC03D9">
        <w:rPr>
          <w:rFonts w:ascii="Times New Roman" w:hAnsi="Times New Roman" w:cs="Times New Roman"/>
        </w:rPr>
        <w:t>std_logic_vector</w:t>
      </w:r>
      <w:proofErr w:type="spellEnd"/>
      <w:r w:rsidRPr="00EC03D9">
        <w:rPr>
          <w:rFonts w:ascii="Times New Roman" w:hAnsi="Times New Roman" w:cs="Times New Roman"/>
        </w:rPr>
        <w:t xml:space="preserve">(15 </w:t>
      </w:r>
      <w:proofErr w:type="spellStart"/>
      <w:r w:rsidRPr="00EC03D9">
        <w:rPr>
          <w:rFonts w:ascii="Times New Roman" w:hAnsi="Times New Roman" w:cs="Times New Roman"/>
        </w:rPr>
        <w:t>downto</w:t>
      </w:r>
      <w:proofErr w:type="spellEnd"/>
      <w:r w:rsidRPr="00EC03D9">
        <w:rPr>
          <w:rFonts w:ascii="Times New Roman" w:hAnsi="Times New Roman" w:cs="Times New Roman"/>
        </w:rPr>
        <w:t xml:space="preserve"> 0);</w:t>
      </w:r>
    </w:p>
    <w:p w14:paraId="5CD01824"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signal </w:t>
      </w:r>
      <w:proofErr w:type="spellStart"/>
      <w:r w:rsidRPr="00EC03D9">
        <w:rPr>
          <w:rFonts w:ascii="Times New Roman" w:hAnsi="Times New Roman" w:cs="Times New Roman"/>
        </w:rPr>
        <w:t>coeff</w:t>
      </w:r>
      <w:proofErr w:type="spellEnd"/>
      <w:r w:rsidRPr="00EC03D9">
        <w:rPr>
          <w:rFonts w:ascii="Times New Roman" w:hAnsi="Times New Roman" w:cs="Times New Roman"/>
        </w:rPr>
        <w:t xml:space="preserve">     </w:t>
      </w:r>
      <w:proofErr w:type="gramStart"/>
      <w:r w:rsidRPr="00EC03D9">
        <w:rPr>
          <w:rFonts w:ascii="Times New Roman" w:hAnsi="Times New Roman" w:cs="Times New Roman"/>
        </w:rPr>
        <w:t xml:space="preserve">  :</w:t>
      </w:r>
      <w:proofErr w:type="gramEnd"/>
      <w:r w:rsidRPr="00EC03D9">
        <w:rPr>
          <w:rFonts w:ascii="Times New Roman" w:hAnsi="Times New Roman" w:cs="Times New Roman"/>
        </w:rPr>
        <w:t xml:space="preserve"> </w:t>
      </w:r>
      <w:proofErr w:type="spellStart"/>
      <w:r w:rsidRPr="00EC03D9">
        <w:rPr>
          <w:rFonts w:ascii="Times New Roman" w:hAnsi="Times New Roman" w:cs="Times New Roman"/>
        </w:rPr>
        <w:t>std_logic_vector</w:t>
      </w:r>
      <w:proofErr w:type="spellEnd"/>
      <w:r w:rsidRPr="00EC03D9">
        <w:rPr>
          <w:rFonts w:ascii="Times New Roman" w:hAnsi="Times New Roman" w:cs="Times New Roman"/>
        </w:rPr>
        <w:t xml:space="preserve">(15 </w:t>
      </w:r>
      <w:proofErr w:type="spellStart"/>
      <w:r w:rsidRPr="00EC03D9">
        <w:rPr>
          <w:rFonts w:ascii="Times New Roman" w:hAnsi="Times New Roman" w:cs="Times New Roman"/>
        </w:rPr>
        <w:t>downto</w:t>
      </w:r>
      <w:proofErr w:type="spellEnd"/>
      <w:r w:rsidRPr="00EC03D9">
        <w:rPr>
          <w:rFonts w:ascii="Times New Roman" w:hAnsi="Times New Roman" w:cs="Times New Roman"/>
        </w:rPr>
        <w:t xml:space="preserve"> 0);</w:t>
      </w:r>
    </w:p>
    <w:p w14:paraId="363B0FB8" w14:textId="77777777" w:rsidR="00EC03D9" w:rsidRPr="00EC03D9" w:rsidRDefault="00EC03D9" w:rsidP="00EC03D9">
      <w:pPr>
        <w:spacing w:line="240" w:lineRule="auto"/>
        <w:rPr>
          <w:rFonts w:ascii="Times New Roman" w:hAnsi="Times New Roman" w:cs="Times New Roman"/>
        </w:rPr>
      </w:pPr>
    </w:p>
    <w:p w14:paraId="12D6DC3D"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begin</w:t>
      </w:r>
    </w:p>
    <w:p w14:paraId="57CBD432"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--SRAM bits transfer----------------------</w:t>
      </w:r>
    </w:p>
    <w:p w14:paraId="4198594E"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coeff_32 &lt;= </w:t>
      </w:r>
      <w:proofErr w:type="spellStart"/>
      <w:proofErr w:type="gramStart"/>
      <w:r w:rsidRPr="00EC03D9">
        <w:rPr>
          <w:rFonts w:ascii="Times New Roman" w:hAnsi="Times New Roman" w:cs="Times New Roman"/>
        </w:rPr>
        <w:t>coeff</w:t>
      </w:r>
      <w:proofErr w:type="spellEnd"/>
      <w:r w:rsidRPr="00EC03D9">
        <w:rPr>
          <w:rFonts w:ascii="Times New Roman" w:hAnsi="Times New Roman" w:cs="Times New Roman"/>
        </w:rPr>
        <w:t>;</w:t>
      </w:r>
      <w:proofErr w:type="gramEnd"/>
    </w:p>
    <w:p w14:paraId="0CA6E8B2" w14:textId="77777777" w:rsidR="00EC03D9" w:rsidRPr="00EC03D9" w:rsidRDefault="00EC03D9" w:rsidP="00EC03D9">
      <w:pPr>
        <w:spacing w:line="240" w:lineRule="auto"/>
        <w:rPr>
          <w:rFonts w:ascii="Times New Roman" w:hAnsi="Times New Roman" w:cs="Times New Roman"/>
        </w:rPr>
      </w:pPr>
      <w:proofErr w:type="spellStart"/>
      <w:r w:rsidRPr="00EC03D9">
        <w:rPr>
          <w:rFonts w:ascii="Times New Roman" w:hAnsi="Times New Roman" w:cs="Times New Roman"/>
        </w:rPr>
        <w:t>data_coeff</w:t>
      </w:r>
      <w:proofErr w:type="spellEnd"/>
      <w:r w:rsidRPr="00EC03D9">
        <w:rPr>
          <w:rFonts w:ascii="Times New Roman" w:hAnsi="Times New Roman" w:cs="Times New Roman"/>
        </w:rPr>
        <w:t xml:space="preserve"> &lt;= data_coeff_32(15 </w:t>
      </w:r>
      <w:proofErr w:type="spellStart"/>
      <w:r w:rsidRPr="00EC03D9">
        <w:rPr>
          <w:rFonts w:ascii="Times New Roman" w:hAnsi="Times New Roman" w:cs="Times New Roman"/>
        </w:rPr>
        <w:t>downto</w:t>
      </w:r>
      <w:proofErr w:type="spellEnd"/>
      <w:r w:rsidRPr="00EC03D9">
        <w:rPr>
          <w:rFonts w:ascii="Times New Roman" w:hAnsi="Times New Roman" w:cs="Times New Roman"/>
        </w:rPr>
        <w:t xml:space="preserve"> 0</w:t>
      </w:r>
      <w:proofErr w:type="gramStart"/>
      <w:r w:rsidRPr="00EC03D9">
        <w:rPr>
          <w:rFonts w:ascii="Times New Roman" w:hAnsi="Times New Roman" w:cs="Times New Roman"/>
        </w:rPr>
        <w:t>);</w:t>
      </w:r>
      <w:proofErr w:type="gramEnd"/>
    </w:p>
    <w:p w14:paraId="101F8853" w14:textId="6F6AA00A"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w:t>
      </w:r>
    </w:p>
    <w:p w14:paraId="24BD893B" w14:textId="77777777" w:rsidR="00EC03D9" w:rsidRPr="00EC03D9" w:rsidRDefault="00EC03D9" w:rsidP="00EC03D9">
      <w:pPr>
        <w:spacing w:line="240" w:lineRule="auto"/>
        <w:rPr>
          <w:rFonts w:ascii="Times New Roman" w:hAnsi="Times New Roman" w:cs="Times New Roman"/>
        </w:rPr>
      </w:pPr>
    </w:p>
    <w:p w14:paraId="1646754D" w14:textId="77777777" w:rsidR="00EC03D9" w:rsidRPr="00EC03D9" w:rsidRDefault="00EC03D9" w:rsidP="00EC03D9">
      <w:pPr>
        <w:spacing w:line="240" w:lineRule="auto"/>
        <w:rPr>
          <w:rFonts w:ascii="Times New Roman" w:hAnsi="Times New Roman" w:cs="Times New Roman"/>
        </w:rPr>
      </w:pPr>
      <w:proofErr w:type="spellStart"/>
      <w:r w:rsidRPr="00EC03D9">
        <w:rPr>
          <w:rFonts w:ascii="Times New Roman" w:hAnsi="Times New Roman" w:cs="Times New Roman"/>
        </w:rPr>
        <w:t>Ram_coeff</w:t>
      </w:r>
      <w:proofErr w:type="spellEnd"/>
      <w:r w:rsidRPr="00EC03D9">
        <w:rPr>
          <w:rFonts w:ascii="Times New Roman" w:hAnsi="Times New Roman" w:cs="Times New Roman"/>
        </w:rPr>
        <w:t xml:space="preserve">: </w:t>
      </w:r>
      <w:proofErr w:type="spellStart"/>
      <w:r w:rsidRPr="00EC03D9">
        <w:rPr>
          <w:rFonts w:ascii="Times New Roman" w:hAnsi="Times New Roman" w:cs="Times New Roman"/>
        </w:rPr>
        <w:t>SRAM_coe</w:t>
      </w:r>
      <w:proofErr w:type="spellEnd"/>
    </w:p>
    <w:p w14:paraId="280ECEC9"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port </w:t>
      </w:r>
      <w:proofErr w:type="gramStart"/>
      <w:r w:rsidRPr="00EC03D9">
        <w:rPr>
          <w:rFonts w:ascii="Times New Roman" w:hAnsi="Times New Roman" w:cs="Times New Roman"/>
        </w:rPr>
        <w:t>map(</w:t>
      </w:r>
      <w:proofErr w:type="gramEnd"/>
    </w:p>
    <w:p w14:paraId="5B1FB741"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w:t>
      </w:r>
      <w:proofErr w:type="spellStart"/>
      <w:r w:rsidRPr="00EC03D9">
        <w:rPr>
          <w:rFonts w:ascii="Times New Roman" w:hAnsi="Times New Roman" w:cs="Times New Roman"/>
        </w:rPr>
        <w:t>clk</w:t>
      </w:r>
      <w:proofErr w:type="spellEnd"/>
      <w:r w:rsidRPr="00EC03D9">
        <w:rPr>
          <w:rFonts w:ascii="Times New Roman" w:hAnsi="Times New Roman" w:cs="Times New Roman"/>
        </w:rPr>
        <w:t xml:space="preserve">     =&gt; </w:t>
      </w:r>
      <w:proofErr w:type="spellStart"/>
      <w:r w:rsidRPr="00EC03D9">
        <w:rPr>
          <w:rFonts w:ascii="Times New Roman" w:hAnsi="Times New Roman" w:cs="Times New Roman"/>
        </w:rPr>
        <w:t>clk</w:t>
      </w:r>
      <w:proofErr w:type="spellEnd"/>
      <w:r w:rsidRPr="00EC03D9">
        <w:rPr>
          <w:rFonts w:ascii="Times New Roman" w:hAnsi="Times New Roman" w:cs="Times New Roman"/>
        </w:rPr>
        <w:t xml:space="preserve">,            </w:t>
      </w:r>
    </w:p>
    <w:p w14:paraId="6AC62854"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we      =&gt; </w:t>
      </w:r>
      <w:proofErr w:type="spellStart"/>
      <w:r w:rsidRPr="00EC03D9">
        <w:rPr>
          <w:rFonts w:ascii="Times New Roman" w:hAnsi="Times New Roman" w:cs="Times New Roman"/>
        </w:rPr>
        <w:t>r_or_w</w:t>
      </w:r>
      <w:proofErr w:type="spellEnd"/>
      <w:r w:rsidRPr="00EC03D9">
        <w:rPr>
          <w:rFonts w:ascii="Times New Roman" w:hAnsi="Times New Roman" w:cs="Times New Roman"/>
        </w:rPr>
        <w:t>,</w:t>
      </w:r>
    </w:p>
    <w:p w14:paraId="4F06180C"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a       =&gt; address,</w:t>
      </w:r>
    </w:p>
    <w:p w14:paraId="37D5762D"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d       =&gt; coeff_32,</w:t>
      </w:r>
    </w:p>
    <w:p w14:paraId="132372D1"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w:t>
      </w:r>
      <w:proofErr w:type="spellStart"/>
      <w:r w:rsidRPr="00EC03D9">
        <w:rPr>
          <w:rFonts w:ascii="Times New Roman" w:hAnsi="Times New Roman" w:cs="Times New Roman"/>
        </w:rPr>
        <w:t>qspo</w:t>
      </w:r>
      <w:proofErr w:type="spellEnd"/>
      <w:r w:rsidRPr="00EC03D9">
        <w:rPr>
          <w:rFonts w:ascii="Times New Roman" w:hAnsi="Times New Roman" w:cs="Times New Roman"/>
        </w:rPr>
        <w:t xml:space="preserve">    =&gt; data_coeff_32</w:t>
      </w:r>
    </w:p>
    <w:p w14:paraId="51F886EE"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w:t>
      </w:r>
    </w:p>
    <w:p w14:paraId="388F4048" w14:textId="77777777" w:rsidR="00EC03D9" w:rsidRPr="00EC03D9" w:rsidRDefault="00EC03D9" w:rsidP="00EC03D9">
      <w:pPr>
        <w:spacing w:line="240" w:lineRule="auto"/>
        <w:rPr>
          <w:rFonts w:ascii="Times New Roman" w:hAnsi="Times New Roman" w:cs="Times New Roman"/>
        </w:rPr>
      </w:pPr>
    </w:p>
    <w:p w14:paraId="6AA1DCCD"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--state </w:t>
      </w:r>
      <w:proofErr w:type="spellStart"/>
      <w:r w:rsidRPr="00EC03D9">
        <w:rPr>
          <w:rFonts w:ascii="Times New Roman" w:hAnsi="Times New Roman" w:cs="Times New Roman"/>
        </w:rPr>
        <w:t>contrl</w:t>
      </w:r>
      <w:proofErr w:type="spellEnd"/>
      <w:r w:rsidRPr="00EC03D9">
        <w:rPr>
          <w:rFonts w:ascii="Times New Roman" w:hAnsi="Times New Roman" w:cs="Times New Roman"/>
        </w:rPr>
        <w:t>--------------------------------</w:t>
      </w:r>
    </w:p>
    <w:p w14:paraId="5EA08BB9" w14:textId="77777777" w:rsidR="00EC03D9" w:rsidRPr="00EC03D9" w:rsidRDefault="00EC03D9" w:rsidP="00EC03D9">
      <w:pPr>
        <w:spacing w:line="240" w:lineRule="auto"/>
        <w:rPr>
          <w:rFonts w:ascii="Times New Roman" w:hAnsi="Times New Roman" w:cs="Times New Roman"/>
        </w:rPr>
      </w:pPr>
      <w:proofErr w:type="gramStart"/>
      <w:r w:rsidRPr="00EC03D9">
        <w:rPr>
          <w:rFonts w:ascii="Times New Roman" w:hAnsi="Times New Roman" w:cs="Times New Roman"/>
        </w:rPr>
        <w:t>process(</w:t>
      </w:r>
      <w:proofErr w:type="spellStart"/>
      <w:proofErr w:type="gramEnd"/>
      <w:r w:rsidRPr="00EC03D9">
        <w:rPr>
          <w:rFonts w:ascii="Times New Roman" w:hAnsi="Times New Roman" w:cs="Times New Roman"/>
        </w:rPr>
        <w:t>clk</w:t>
      </w:r>
      <w:proofErr w:type="spellEnd"/>
      <w:r w:rsidRPr="00EC03D9">
        <w:rPr>
          <w:rFonts w:ascii="Times New Roman" w:hAnsi="Times New Roman" w:cs="Times New Roman"/>
        </w:rPr>
        <w:t>, reset)</w:t>
      </w:r>
    </w:p>
    <w:p w14:paraId="501D1D96"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begin</w:t>
      </w:r>
    </w:p>
    <w:p w14:paraId="0804D41E"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if reset = '1' then </w:t>
      </w:r>
    </w:p>
    <w:p w14:paraId="3C4A4775"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w:t>
      </w:r>
      <w:proofErr w:type="spellStart"/>
      <w:r w:rsidRPr="00EC03D9">
        <w:rPr>
          <w:rFonts w:ascii="Times New Roman" w:hAnsi="Times New Roman" w:cs="Times New Roman"/>
        </w:rPr>
        <w:t>state_reg</w:t>
      </w:r>
      <w:proofErr w:type="spellEnd"/>
      <w:r w:rsidRPr="00EC03D9">
        <w:rPr>
          <w:rFonts w:ascii="Times New Roman" w:hAnsi="Times New Roman" w:cs="Times New Roman"/>
        </w:rPr>
        <w:t xml:space="preserve"> &lt;= </w:t>
      </w:r>
      <w:proofErr w:type="spellStart"/>
      <w:r w:rsidRPr="00EC03D9">
        <w:rPr>
          <w:rFonts w:ascii="Times New Roman" w:hAnsi="Times New Roman" w:cs="Times New Roman"/>
        </w:rPr>
        <w:t>s_</w:t>
      </w:r>
      <w:proofErr w:type="gramStart"/>
      <w:r w:rsidRPr="00EC03D9">
        <w:rPr>
          <w:rFonts w:ascii="Times New Roman" w:hAnsi="Times New Roman" w:cs="Times New Roman"/>
        </w:rPr>
        <w:t>initial</w:t>
      </w:r>
      <w:proofErr w:type="spellEnd"/>
      <w:r w:rsidRPr="00EC03D9">
        <w:rPr>
          <w:rFonts w:ascii="Times New Roman" w:hAnsi="Times New Roman" w:cs="Times New Roman"/>
        </w:rPr>
        <w:t>;</w:t>
      </w:r>
      <w:proofErr w:type="gramEnd"/>
      <w:r w:rsidRPr="00EC03D9">
        <w:rPr>
          <w:rFonts w:ascii="Times New Roman" w:hAnsi="Times New Roman" w:cs="Times New Roman"/>
        </w:rPr>
        <w:t xml:space="preserve"> </w:t>
      </w:r>
    </w:p>
    <w:p w14:paraId="08A43510"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w:t>
      </w:r>
      <w:proofErr w:type="spellStart"/>
      <w:r w:rsidRPr="00EC03D9">
        <w:rPr>
          <w:rFonts w:ascii="Times New Roman" w:hAnsi="Times New Roman" w:cs="Times New Roman"/>
        </w:rPr>
        <w:t>elsif</w:t>
      </w:r>
      <w:proofErr w:type="spellEnd"/>
      <w:r w:rsidRPr="00EC03D9">
        <w:rPr>
          <w:rFonts w:ascii="Times New Roman" w:hAnsi="Times New Roman" w:cs="Times New Roman"/>
        </w:rPr>
        <w:t xml:space="preserve"> (</w:t>
      </w:r>
      <w:proofErr w:type="spellStart"/>
      <w:r w:rsidRPr="00EC03D9">
        <w:rPr>
          <w:rFonts w:ascii="Times New Roman" w:hAnsi="Times New Roman" w:cs="Times New Roman"/>
        </w:rPr>
        <w:t>clk'event</w:t>
      </w:r>
      <w:proofErr w:type="spellEnd"/>
      <w:r w:rsidRPr="00EC03D9">
        <w:rPr>
          <w:rFonts w:ascii="Times New Roman" w:hAnsi="Times New Roman" w:cs="Times New Roman"/>
        </w:rPr>
        <w:t xml:space="preserve"> and </w:t>
      </w:r>
      <w:proofErr w:type="spellStart"/>
      <w:r w:rsidRPr="00EC03D9">
        <w:rPr>
          <w:rFonts w:ascii="Times New Roman" w:hAnsi="Times New Roman" w:cs="Times New Roman"/>
        </w:rPr>
        <w:t>clk</w:t>
      </w:r>
      <w:proofErr w:type="spellEnd"/>
      <w:r w:rsidRPr="00EC03D9">
        <w:rPr>
          <w:rFonts w:ascii="Times New Roman" w:hAnsi="Times New Roman" w:cs="Times New Roman"/>
        </w:rPr>
        <w:t xml:space="preserve"> = '1') then </w:t>
      </w:r>
    </w:p>
    <w:p w14:paraId="1E946D53"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w:t>
      </w:r>
      <w:proofErr w:type="spellStart"/>
      <w:r w:rsidRPr="00EC03D9">
        <w:rPr>
          <w:rFonts w:ascii="Times New Roman" w:hAnsi="Times New Roman" w:cs="Times New Roman"/>
        </w:rPr>
        <w:t>state_reg</w:t>
      </w:r>
      <w:proofErr w:type="spellEnd"/>
      <w:r w:rsidRPr="00EC03D9">
        <w:rPr>
          <w:rFonts w:ascii="Times New Roman" w:hAnsi="Times New Roman" w:cs="Times New Roman"/>
        </w:rPr>
        <w:t xml:space="preserve"> &lt;= </w:t>
      </w:r>
      <w:proofErr w:type="spellStart"/>
      <w:r w:rsidRPr="00EC03D9">
        <w:rPr>
          <w:rFonts w:ascii="Times New Roman" w:hAnsi="Times New Roman" w:cs="Times New Roman"/>
        </w:rPr>
        <w:t>state_</w:t>
      </w:r>
      <w:proofErr w:type="gramStart"/>
      <w:r w:rsidRPr="00EC03D9">
        <w:rPr>
          <w:rFonts w:ascii="Times New Roman" w:hAnsi="Times New Roman" w:cs="Times New Roman"/>
        </w:rPr>
        <w:t>nxt</w:t>
      </w:r>
      <w:proofErr w:type="spellEnd"/>
      <w:r w:rsidRPr="00EC03D9">
        <w:rPr>
          <w:rFonts w:ascii="Times New Roman" w:hAnsi="Times New Roman" w:cs="Times New Roman"/>
        </w:rPr>
        <w:t>;</w:t>
      </w:r>
      <w:proofErr w:type="gramEnd"/>
      <w:r w:rsidRPr="00EC03D9">
        <w:rPr>
          <w:rFonts w:ascii="Times New Roman" w:hAnsi="Times New Roman" w:cs="Times New Roman"/>
        </w:rPr>
        <w:t xml:space="preserve"> </w:t>
      </w:r>
    </w:p>
    <w:p w14:paraId="3F32B9B5"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end </w:t>
      </w:r>
      <w:proofErr w:type="gramStart"/>
      <w:r w:rsidRPr="00EC03D9">
        <w:rPr>
          <w:rFonts w:ascii="Times New Roman" w:hAnsi="Times New Roman" w:cs="Times New Roman"/>
        </w:rPr>
        <w:t>if;</w:t>
      </w:r>
      <w:proofErr w:type="gramEnd"/>
    </w:p>
    <w:p w14:paraId="180B2335" w14:textId="77777777" w:rsidR="00EC03D9" w:rsidRPr="00EC03D9" w:rsidRDefault="00EC03D9" w:rsidP="00EC03D9">
      <w:pPr>
        <w:spacing w:line="240" w:lineRule="auto"/>
        <w:rPr>
          <w:rFonts w:ascii="Times New Roman" w:hAnsi="Times New Roman" w:cs="Times New Roman"/>
        </w:rPr>
      </w:pPr>
    </w:p>
    <w:p w14:paraId="399B7AD6" w14:textId="6CBD6026"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end </w:t>
      </w:r>
      <w:proofErr w:type="gramStart"/>
      <w:r w:rsidRPr="00EC03D9">
        <w:rPr>
          <w:rFonts w:ascii="Times New Roman" w:hAnsi="Times New Roman" w:cs="Times New Roman"/>
        </w:rPr>
        <w:t>process;</w:t>
      </w:r>
      <w:proofErr w:type="gramEnd"/>
    </w:p>
    <w:p w14:paraId="30B78093" w14:textId="381E8891"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--state machine--------------------------------------------</w:t>
      </w:r>
    </w:p>
    <w:p w14:paraId="0ACC67D7" w14:textId="77777777" w:rsidR="00EC03D9" w:rsidRPr="00EC03D9" w:rsidRDefault="00EC03D9" w:rsidP="00EC03D9">
      <w:pPr>
        <w:spacing w:line="240" w:lineRule="auto"/>
        <w:rPr>
          <w:rFonts w:ascii="Times New Roman" w:hAnsi="Times New Roman" w:cs="Times New Roman"/>
        </w:rPr>
      </w:pPr>
      <w:proofErr w:type="gramStart"/>
      <w:r w:rsidRPr="00EC03D9">
        <w:rPr>
          <w:rFonts w:ascii="Times New Roman" w:hAnsi="Times New Roman" w:cs="Times New Roman"/>
        </w:rPr>
        <w:t>process(</w:t>
      </w:r>
      <w:proofErr w:type="spellStart"/>
      <w:proofErr w:type="gramEnd"/>
      <w:r w:rsidRPr="00EC03D9">
        <w:rPr>
          <w:rFonts w:ascii="Times New Roman" w:hAnsi="Times New Roman" w:cs="Times New Roman"/>
        </w:rPr>
        <w:t>state_reg</w:t>
      </w:r>
      <w:proofErr w:type="spellEnd"/>
      <w:r w:rsidRPr="00EC03D9">
        <w:rPr>
          <w:rFonts w:ascii="Times New Roman" w:hAnsi="Times New Roman" w:cs="Times New Roman"/>
        </w:rPr>
        <w:t xml:space="preserve">, </w:t>
      </w:r>
      <w:proofErr w:type="spellStart"/>
      <w:r w:rsidRPr="00EC03D9">
        <w:rPr>
          <w:rFonts w:ascii="Times New Roman" w:hAnsi="Times New Roman" w:cs="Times New Roman"/>
        </w:rPr>
        <w:t>op_en</w:t>
      </w:r>
      <w:proofErr w:type="spellEnd"/>
      <w:r w:rsidRPr="00EC03D9">
        <w:rPr>
          <w:rFonts w:ascii="Times New Roman" w:hAnsi="Times New Roman" w:cs="Times New Roman"/>
        </w:rPr>
        <w:t>, counter_1)</w:t>
      </w:r>
    </w:p>
    <w:p w14:paraId="5F8E12EE" w14:textId="09711F34"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begin</w:t>
      </w:r>
    </w:p>
    <w:p w14:paraId="687923A7"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--SRAM------------------------------</w:t>
      </w:r>
    </w:p>
    <w:p w14:paraId="0A59ACCA"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choose &lt;= '1</w:t>
      </w:r>
      <w:proofErr w:type="gramStart"/>
      <w:r w:rsidRPr="00EC03D9">
        <w:rPr>
          <w:rFonts w:ascii="Times New Roman" w:hAnsi="Times New Roman" w:cs="Times New Roman"/>
        </w:rPr>
        <w:t>';</w:t>
      </w:r>
      <w:proofErr w:type="gramEnd"/>
    </w:p>
    <w:p w14:paraId="2D46832C"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w:t>
      </w:r>
      <w:proofErr w:type="spellStart"/>
      <w:r w:rsidRPr="00EC03D9">
        <w:rPr>
          <w:rFonts w:ascii="Times New Roman" w:hAnsi="Times New Roman" w:cs="Times New Roman"/>
        </w:rPr>
        <w:t>r_or_w</w:t>
      </w:r>
      <w:proofErr w:type="spellEnd"/>
      <w:r w:rsidRPr="00EC03D9">
        <w:rPr>
          <w:rFonts w:ascii="Times New Roman" w:hAnsi="Times New Roman" w:cs="Times New Roman"/>
        </w:rPr>
        <w:t xml:space="preserve"> &lt;= '0</w:t>
      </w:r>
      <w:proofErr w:type="gramStart"/>
      <w:r w:rsidRPr="00EC03D9">
        <w:rPr>
          <w:rFonts w:ascii="Times New Roman" w:hAnsi="Times New Roman" w:cs="Times New Roman"/>
        </w:rPr>
        <w:t>';--</w:t>
      </w:r>
      <w:proofErr w:type="gramEnd"/>
      <w:r w:rsidRPr="00EC03D9">
        <w:rPr>
          <w:rFonts w:ascii="Times New Roman" w:hAnsi="Times New Roman" w:cs="Times New Roman"/>
        </w:rPr>
        <w:t>read</w:t>
      </w:r>
    </w:p>
    <w:p w14:paraId="0522F4E5"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address &lt;= "0" &amp; counter_</w:t>
      </w:r>
      <w:proofErr w:type="gramStart"/>
      <w:r w:rsidRPr="00EC03D9">
        <w:rPr>
          <w:rFonts w:ascii="Times New Roman" w:hAnsi="Times New Roman" w:cs="Times New Roman"/>
        </w:rPr>
        <w:t>1;</w:t>
      </w:r>
      <w:proofErr w:type="gramEnd"/>
    </w:p>
    <w:p w14:paraId="2919BABA"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w:t>
      </w:r>
    </w:p>
    <w:p w14:paraId="5B1D3AA0" w14:textId="77777777" w:rsidR="00EC03D9" w:rsidRPr="00EC03D9" w:rsidRDefault="00EC03D9" w:rsidP="00EC03D9">
      <w:pPr>
        <w:spacing w:line="240" w:lineRule="auto"/>
        <w:rPr>
          <w:rFonts w:ascii="Times New Roman" w:hAnsi="Times New Roman" w:cs="Times New Roman"/>
        </w:rPr>
      </w:pPr>
    </w:p>
    <w:p w14:paraId="0B5EE9CA"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lastRenderedPageBreak/>
        <w:t xml:space="preserve">    counter_1_nxt &lt;= (others =&gt; '0'</w:t>
      </w:r>
      <w:proofErr w:type="gramStart"/>
      <w:r w:rsidRPr="00EC03D9">
        <w:rPr>
          <w:rFonts w:ascii="Times New Roman" w:hAnsi="Times New Roman" w:cs="Times New Roman"/>
        </w:rPr>
        <w:t>);</w:t>
      </w:r>
      <w:proofErr w:type="gramEnd"/>
    </w:p>
    <w:p w14:paraId="7979ABC3" w14:textId="642BE8BA"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w:t>
      </w:r>
      <w:proofErr w:type="spellStart"/>
      <w:r w:rsidRPr="00EC03D9">
        <w:rPr>
          <w:rFonts w:ascii="Times New Roman" w:hAnsi="Times New Roman" w:cs="Times New Roman"/>
        </w:rPr>
        <w:t>multi_en</w:t>
      </w:r>
      <w:proofErr w:type="spellEnd"/>
      <w:r w:rsidRPr="00EC03D9">
        <w:rPr>
          <w:rFonts w:ascii="Times New Roman" w:hAnsi="Times New Roman" w:cs="Times New Roman"/>
        </w:rPr>
        <w:t xml:space="preserve"> &lt;= '0</w:t>
      </w:r>
      <w:proofErr w:type="gramStart"/>
      <w:r w:rsidRPr="00EC03D9">
        <w:rPr>
          <w:rFonts w:ascii="Times New Roman" w:hAnsi="Times New Roman" w:cs="Times New Roman"/>
        </w:rPr>
        <w:t>';</w:t>
      </w:r>
      <w:proofErr w:type="gramEnd"/>
      <w:r w:rsidRPr="00EC03D9">
        <w:rPr>
          <w:rFonts w:ascii="Times New Roman" w:hAnsi="Times New Roman" w:cs="Times New Roman"/>
        </w:rPr>
        <w:t xml:space="preserve">    </w:t>
      </w:r>
    </w:p>
    <w:p w14:paraId="4BBF562B"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case </w:t>
      </w:r>
      <w:proofErr w:type="spellStart"/>
      <w:r w:rsidRPr="00EC03D9">
        <w:rPr>
          <w:rFonts w:ascii="Times New Roman" w:hAnsi="Times New Roman" w:cs="Times New Roman"/>
        </w:rPr>
        <w:t>state_reg</w:t>
      </w:r>
      <w:proofErr w:type="spellEnd"/>
      <w:r w:rsidRPr="00EC03D9">
        <w:rPr>
          <w:rFonts w:ascii="Times New Roman" w:hAnsi="Times New Roman" w:cs="Times New Roman"/>
        </w:rPr>
        <w:t xml:space="preserve"> </w:t>
      </w:r>
      <w:proofErr w:type="gramStart"/>
      <w:r w:rsidRPr="00EC03D9">
        <w:rPr>
          <w:rFonts w:ascii="Times New Roman" w:hAnsi="Times New Roman" w:cs="Times New Roman"/>
        </w:rPr>
        <w:t>is</w:t>
      </w:r>
      <w:proofErr w:type="gramEnd"/>
      <w:r w:rsidRPr="00EC03D9">
        <w:rPr>
          <w:rFonts w:ascii="Times New Roman" w:hAnsi="Times New Roman" w:cs="Times New Roman"/>
        </w:rPr>
        <w:t xml:space="preserve"> </w:t>
      </w:r>
    </w:p>
    <w:p w14:paraId="0659930E"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w:t>
      </w:r>
    </w:p>
    <w:p w14:paraId="356B34FC"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when </w:t>
      </w:r>
      <w:proofErr w:type="spellStart"/>
      <w:r w:rsidRPr="00EC03D9">
        <w:rPr>
          <w:rFonts w:ascii="Times New Roman" w:hAnsi="Times New Roman" w:cs="Times New Roman"/>
        </w:rPr>
        <w:t>s_initial</w:t>
      </w:r>
      <w:proofErr w:type="spellEnd"/>
      <w:r w:rsidRPr="00EC03D9">
        <w:rPr>
          <w:rFonts w:ascii="Times New Roman" w:hAnsi="Times New Roman" w:cs="Times New Roman"/>
        </w:rPr>
        <w:t xml:space="preserve"> =&gt; </w:t>
      </w:r>
    </w:p>
    <w:p w14:paraId="6CDC8A86"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if </w:t>
      </w:r>
      <w:proofErr w:type="spellStart"/>
      <w:r w:rsidRPr="00EC03D9">
        <w:rPr>
          <w:rFonts w:ascii="Times New Roman" w:hAnsi="Times New Roman" w:cs="Times New Roman"/>
        </w:rPr>
        <w:t>op_en</w:t>
      </w:r>
      <w:proofErr w:type="spellEnd"/>
      <w:r w:rsidRPr="00EC03D9">
        <w:rPr>
          <w:rFonts w:ascii="Times New Roman" w:hAnsi="Times New Roman" w:cs="Times New Roman"/>
        </w:rPr>
        <w:t xml:space="preserve"> = '1' then     </w:t>
      </w:r>
    </w:p>
    <w:p w14:paraId="63BB34DB"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w:t>
      </w:r>
      <w:proofErr w:type="spellStart"/>
      <w:r w:rsidRPr="00EC03D9">
        <w:rPr>
          <w:rFonts w:ascii="Times New Roman" w:hAnsi="Times New Roman" w:cs="Times New Roman"/>
        </w:rPr>
        <w:t>state_nxt</w:t>
      </w:r>
      <w:proofErr w:type="spellEnd"/>
      <w:r w:rsidRPr="00EC03D9">
        <w:rPr>
          <w:rFonts w:ascii="Times New Roman" w:hAnsi="Times New Roman" w:cs="Times New Roman"/>
        </w:rPr>
        <w:t xml:space="preserve"> &lt;= </w:t>
      </w:r>
      <w:proofErr w:type="spellStart"/>
      <w:r w:rsidRPr="00EC03D9">
        <w:rPr>
          <w:rFonts w:ascii="Times New Roman" w:hAnsi="Times New Roman" w:cs="Times New Roman"/>
        </w:rPr>
        <w:t>s_op</w:t>
      </w:r>
      <w:proofErr w:type="spellEnd"/>
      <w:r w:rsidRPr="00EC03D9">
        <w:rPr>
          <w:rFonts w:ascii="Times New Roman" w:hAnsi="Times New Roman" w:cs="Times New Roman"/>
        </w:rPr>
        <w:t>;</w:t>
      </w:r>
    </w:p>
    <w:p w14:paraId="1FE7B144"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else </w:t>
      </w:r>
    </w:p>
    <w:p w14:paraId="16885346"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w:t>
      </w:r>
      <w:proofErr w:type="spellStart"/>
      <w:r w:rsidRPr="00EC03D9">
        <w:rPr>
          <w:rFonts w:ascii="Times New Roman" w:hAnsi="Times New Roman" w:cs="Times New Roman"/>
        </w:rPr>
        <w:t>state_nxt</w:t>
      </w:r>
      <w:proofErr w:type="spellEnd"/>
      <w:r w:rsidRPr="00EC03D9">
        <w:rPr>
          <w:rFonts w:ascii="Times New Roman" w:hAnsi="Times New Roman" w:cs="Times New Roman"/>
        </w:rPr>
        <w:t xml:space="preserve"> &lt;= </w:t>
      </w:r>
      <w:proofErr w:type="spellStart"/>
      <w:r w:rsidRPr="00EC03D9">
        <w:rPr>
          <w:rFonts w:ascii="Times New Roman" w:hAnsi="Times New Roman" w:cs="Times New Roman"/>
        </w:rPr>
        <w:t>s_initial</w:t>
      </w:r>
      <w:proofErr w:type="spellEnd"/>
      <w:r w:rsidRPr="00EC03D9">
        <w:rPr>
          <w:rFonts w:ascii="Times New Roman" w:hAnsi="Times New Roman" w:cs="Times New Roman"/>
        </w:rPr>
        <w:t>;</w:t>
      </w:r>
    </w:p>
    <w:p w14:paraId="06EF688B"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end </w:t>
      </w:r>
      <w:proofErr w:type="gramStart"/>
      <w:r w:rsidRPr="00EC03D9">
        <w:rPr>
          <w:rFonts w:ascii="Times New Roman" w:hAnsi="Times New Roman" w:cs="Times New Roman"/>
        </w:rPr>
        <w:t>if;</w:t>
      </w:r>
      <w:proofErr w:type="gramEnd"/>
    </w:p>
    <w:p w14:paraId="298A543F"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w:t>
      </w:r>
    </w:p>
    <w:p w14:paraId="3ACEADC2"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when </w:t>
      </w:r>
      <w:proofErr w:type="spellStart"/>
      <w:r w:rsidRPr="00EC03D9">
        <w:rPr>
          <w:rFonts w:ascii="Times New Roman" w:hAnsi="Times New Roman" w:cs="Times New Roman"/>
        </w:rPr>
        <w:t>s_op</w:t>
      </w:r>
      <w:proofErr w:type="spellEnd"/>
      <w:r w:rsidRPr="00EC03D9">
        <w:rPr>
          <w:rFonts w:ascii="Times New Roman" w:hAnsi="Times New Roman" w:cs="Times New Roman"/>
        </w:rPr>
        <w:t xml:space="preserve"> =&gt;</w:t>
      </w:r>
    </w:p>
    <w:p w14:paraId="25ECC026"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choose &lt;= '0</w:t>
      </w:r>
      <w:proofErr w:type="gramStart"/>
      <w:r w:rsidRPr="00EC03D9">
        <w:rPr>
          <w:rFonts w:ascii="Times New Roman" w:hAnsi="Times New Roman" w:cs="Times New Roman"/>
        </w:rPr>
        <w:t>';</w:t>
      </w:r>
      <w:proofErr w:type="gramEnd"/>
    </w:p>
    <w:p w14:paraId="06942F06"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w:t>
      </w:r>
      <w:proofErr w:type="spellStart"/>
      <w:r w:rsidRPr="00EC03D9">
        <w:rPr>
          <w:rFonts w:ascii="Times New Roman" w:hAnsi="Times New Roman" w:cs="Times New Roman"/>
        </w:rPr>
        <w:t>r_or_w</w:t>
      </w:r>
      <w:proofErr w:type="spellEnd"/>
      <w:r w:rsidRPr="00EC03D9">
        <w:rPr>
          <w:rFonts w:ascii="Times New Roman" w:hAnsi="Times New Roman" w:cs="Times New Roman"/>
        </w:rPr>
        <w:t xml:space="preserve"> &lt;= '0'; --read </w:t>
      </w:r>
    </w:p>
    <w:p w14:paraId="7DDCBC03"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address &lt;= "0" &amp; counter_1;</w:t>
      </w:r>
    </w:p>
    <w:p w14:paraId="1825C032"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counter_1_nxt &lt;= counter_1;</w:t>
      </w:r>
    </w:p>
    <w:p w14:paraId="7B4AF070"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if counter_1 = "111000" then --counter = 56 (address = 0 -55)</w:t>
      </w:r>
    </w:p>
    <w:p w14:paraId="04F6F453"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w:t>
      </w:r>
      <w:proofErr w:type="spellStart"/>
      <w:r w:rsidRPr="00EC03D9">
        <w:rPr>
          <w:rFonts w:ascii="Times New Roman" w:hAnsi="Times New Roman" w:cs="Times New Roman"/>
        </w:rPr>
        <w:t>state_nxt</w:t>
      </w:r>
      <w:proofErr w:type="spellEnd"/>
      <w:r w:rsidRPr="00EC03D9">
        <w:rPr>
          <w:rFonts w:ascii="Times New Roman" w:hAnsi="Times New Roman" w:cs="Times New Roman"/>
        </w:rPr>
        <w:t xml:space="preserve"> &lt;= </w:t>
      </w:r>
      <w:proofErr w:type="spellStart"/>
      <w:r w:rsidRPr="00EC03D9">
        <w:rPr>
          <w:rFonts w:ascii="Times New Roman" w:hAnsi="Times New Roman" w:cs="Times New Roman"/>
        </w:rPr>
        <w:t>s_initial</w:t>
      </w:r>
      <w:proofErr w:type="spellEnd"/>
      <w:r w:rsidRPr="00EC03D9">
        <w:rPr>
          <w:rFonts w:ascii="Times New Roman" w:hAnsi="Times New Roman" w:cs="Times New Roman"/>
        </w:rPr>
        <w:t xml:space="preserve">; </w:t>
      </w:r>
    </w:p>
    <w:p w14:paraId="1107BC8B"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w:t>
      </w:r>
      <w:proofErr w:type="spellStart"/>
      <w:r w:rsidRPr="00EC03D9">
        <w:rPr>
          <w:rFonts w:ascii="Times New Roman" w:hAnsi="Times New Roman" w:cs="Times New Roman"/>
        </w:rPr>
        <w:t>elsif</w:t>
      </w:r>
      <w:proofErr w:type="spellEnd"/>
      <w:r w:rsidRPr="00EC03D9">
        <w:rPr>
          <w:rFonts w:ascii="Times New Roman" w:hAnsi="Times New Roman" w:cs="Times New Roman"/>
        </w:rPr>
        <w:t xml:space="preserve"> counter_1 = "000000" then </w:t>
      </w:r>
    </w:p>
    <w:p w14:paraId="70D8D04C"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w:t>
      </w:r>
      <w:proofErr w:type="spellStart"/>
      <w:r w:rsidRPr="00EC03D9">
        <w:rPr>
          <w:rFonts w:ascii="Times New Roman" w:hAnsi="Times New Roman" w:cs="Times New Roman"/>
        </w:rPr>
        <w:t>multi_en</w:t>
      </w:r>
      <w:proofErr w:type="spellEnd"/>
      <w:r w:rsidRPr="00EC03D9">
        <w:rPr>
          <w:rFonts w:ascii="Times New Roman" w:hAnsi="Times New Roman" w:cs="Times New Roman"/>
        </w:rPr>
        <w:t xml:space="preserve"> &lt;= '1</w:t>
      </w:r>
      <w:proofErr w:type="gramStart"/>
      <w:r w:rsidRPr="00EC03D9">
        <w:rPr>
          <w:rFonts w:ascii="Times New Roman" w:hAnsi="Times New Roman" w:cs="Times New Roman"/>
        </w:rPr>
        <w:t>';</w:t>
      </w:r>
      <w:proofErr w:type="gramEnd"/>
    </w:p>
    <w:p w14:paraId="48BBEF77"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w:t>
      </w:r>
      <w:proofErr w:type="spellStart"/>
      <w:r w:rsidRPr="00EC03D9">
        <w:rPr>
          <w:rFonts w:ascii="Times New Roman" w:hAnsi="Times New Roman" w:cs="Times New Roman"/>
        </w:rPr>
        <w:t>state_nxt</w:t>
      </w:r>
      <w:proofErr w:type="spellEnd"/>
      <w:r w:rsidRPr="00EC03D9">
        <w:rPr>
          <w:rFonts w:ascii="Times New Roman" w:hAnsi="Times New Roman" w:cs="Times New Roman"/>
        </w:rPr>
        <w:t xml:space="preserve"> &lt;= s_</w:t>
      </w:r>
      <w:proofErr w:type="gramStart"/>
      <w:r w:rsidRPr="00EC03D9">
        <w:rPr>
          <w:rFonts w:ascii="Times New Roman" w:hAnsi="Times New Roman" w:cs="Times New Roman"/>
        </w:rPr>
        <w:t>send2multi;</w:t>
      </w:r>
      <w:proofErr w:type="gramEnd"/>
    </w:p>
    <w:p w14:paraId="6CDE8BCF"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else</w:t>
      </w:r>
    </w:p>
    <w:p w14:paraId="30A66D66"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w:t>
      </w:r>
      <w:proofErr w:type="spellStart"/>
      <w:r w:rsidRPr="00EC03D9">
        <w:rPr>
          <w:rFonts w:ascii="Times New Roman" w:hAnsi="Times New Roman" w:cs="Times New Roman"/>
        </w:rPr>
        <w:t>multi_en</w:t>
      </w:r>
      <w:proofErr w:type="spellEnd"/>
      <w:r w:rsidRPr="00EC03D9">
        <w:rPr>
          <w:rFonts w:ascii="Times New Roman" w:hAnsi="Times New Roman" w:cs="Times New Roman"/>
        </w:rPr>
        <w:t xml:space="preserve"> &lt;= '0</w:t>
      </w:r>
      <w:proofErr w:type="gramStart"/>
      <w:r w:rsidRPr="00EC03D9">
        <w:rPr>
          <w:rFonts w:ascii="Times New Roman" w:hAnsi="Times New Roman" w:cs="Times New Roman"/>
        </w:rPr>
        <w:t>';</w:t>
      </w:r>
      <w:proofErr w:type="gramEnd"/>
    </w:p>
    <w:p w14:paraId="7BBFBCCA"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w:t>
      </w:r>
      <w:proofErr w:type="spellStart"/>
      <w:r w:rsidRPr="00EC03D9">
        <w:rPr>
          <w:rFonts w:ascii="Times New Roman" w:hAnsi="Times New Roman" w:cs="Times New Roman"/>
        </w:rPr>
        <w:t>state_nxt</w:t>
      </w:r>
      <w:proofErr w:type="spellEnd"/>
      <w:r w:rsidRPr="00EC03D9">
        <w:rPr>
          <w:rFonts w:ascii="Times New Roman" w:hAnsi="Times New Roman" w:cs="Times New Roman"/>
        </w:rPr>
        <w:t xml:space="preserve"> &lt;= s_</w:t>
      </w:r>
      <w:proofErr w:type="gramStart"/>
      <w:r w:rsidRPr="00EC03D9">
        <w:rPr>
          <w:rFonts w:ascii="Times New Roman" w:hAnsi="Times New Roman" w:cs="Times New Roman"/>
        </w:rPr>
        <w:t>send2multi;</w:t>
      </w:r>
      <w:proofErr w:type="gramEnd"/>
    </w:p>
    <w:p w14:paraId="05BA9051"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end </w:t>
      </w:r>
      <w:proofErr w:type="gramStart"/>
      <w:r w:rsidRPr="00EC03D9">
        <w:rPr>
          <w:rFonts w:ascii="Times New Roman" w:hAnsi="Times New Roman" w:cs="Times New Roman"/>
        </w:rPr>
        <w:t>if;</w:t>
      </w:r>
      <w:proofErr w:type="gramEnd"/>
    </w:p>
    <w:p w14:paraId="613F1B83"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w:t>
      </w:r>
    </w:p>
    <w:p w14:paraId="4D0F513F"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when s_send2multi =&gt; </w:t>
      </w:r>
    </w:p>
    <w:p w14:paraId="5FACC3DD"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choose &lt;= '0</w:t>
      </w:r>
      <w:proofErr w:type="gramStart"/>
      <w:r w:rsidRPr="00EC03D9">
        <w:rPr>
          <w:rFonts w:ascii="Times New Roman" w:hAnsi="Times New Roman" w:cs="Times New Roman"/>
        </w:rPr>
        <w:t>';</w:t>
      </w:r>
      <w:proofErr w:type="gramEnd"/>
    </w:p>
    <w:p w14:paraId="01E2D74C"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w:t>
      </w:r>
      <w:proofErr w:type="spellStart"/>
      <w:r w:rsidRPr="00EC03D9">
        <w:rPr>
          <w:rFonts w:ascii="Times New Roman" w:hAnsi="Times New Roman" w:cs="Times New Roman"/>
        </w:rPr>
        <w:t>r_or_w</w:t>
      </w:r>
      <w:proofErr w:type="spellEnd"/>
      <w:r w:rsidRPr="00EC03D9">
        <w:rPr>
          <w:rFonts w:ascii="Times New Roman" w:hAnsi="Times New Roman" w:cs="Times New Roman"/>
        </w:rPr>
        <w:t xml:space="preserve"> &lt;= '0'; --read</w:t>
      </w:r>
    </w:p>
    <w:p w14:paraId="60AEE315" w14:textId="4958C0F4"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address &lt;= "0" &amp; counter_</w:t>
      </w:r>
      <w:proofErr w:type="gramStart"/>
      <w:r w:rsidRPr="00EC03D9">
        <w:rPr>
          <w:rFonts w:ascii="Times New Roman" w:hAnsi="Times New Roman" w:cs="Times New Roman"/>
        </w:rPr>
        <w:t>1;</w:t>
      </w:r>
      <w:proofErr w:type="gramEnd"/>
    </w:p>
    <w:p w14:paraId="35C65336" w14:textId="7864AD49"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counter_1_nxt &lt;= counter_1 + </w:t>
      </w:r>
      <w:proofErr w:type="gramStart"/>
      <w:r w:rsidRPr="00EC03D9">
        <w:rPr>
          <w:rFonts w:ascii="Times New Roman" w:hAnsi="Times New Roman" w:cs="Times New Roman"/>
        </w:rPr>
        <w:t>1;</w:t>
      </w:r>
      <w:proofErr w:type="gramEnd"/>
    </w:p>
    <w:p w14:paraId="1E8991A9" w14:textId="2E5B1C98"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w:t>
      </w:r>
      <w:proofErr w:type="spellStart"/>
      <w:r w:rsidRPr="00EC03D9">
        <w:rPr>
          <w:rFonts w:ascii="Times New Roman" w:hAnsi="Times New Roman" w:cs="Times New Roman"/>
        </w:rPr>
        <w:t>state_nxt</w:t>
      </w:r>
      <w:proofErr w:type="spellEnd"/>
      <w:r w:rsidRPr="00EC03D9">
        <w:rPr>
          <w:rFonts w:ascii="Times New Roman" w:hAnsi="Times New Roman" w:cs="Times New Roman"/>
        </w:rPr>
        <w:t xml:space="preserve"> &lt;= </w:t>
      </w:r>
      <w:proofErr w:type="spellStart"/>
      <w:r w:rsidRPr="00EC03D9">
        <w:rPr>
          <w:rFonts w:ascii="Times New Roman" w:hAnsi="Times New Roman" w:cs="Times New Roman"/>
        </w:rPr>
        <w:t>s_</w:t>
      </w:r>
      <w:proofErr w:type="gramStart"/>
      <w:r w:rsidRPr="00EC03D9">
        <w:rPr>
          <w:rFonts w:ascii="Times New Roman" w:hAnsi="Times New Roman" w:cs="Times New Roman"/>
        </w:rPr>
        <w:t>op</w:t>
      </w:r>
      <w:proofErr w:type="spellEnd"/>
      <w:r w:rsidRPr="00EC03D9">
        <w:rPr>
          <w:rFonts w:ascii="Times New Roman" w:hAnsi="Times New Roman" w:cs="Times New Roman"/>
        </w:rPr>
        <w:t>;</w:t>
      </w:r>
      <w:proofErr w:type="gramEnd"/>
    </w:p>
    <w:p w14:paraId="7CC5B6B1" w14:textId="6CA8E06B"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end </w:t>
      </w:r>
      <w:proofErr w:type="gramStart"/>
      <w:r w:rsidRPr="00EC03D9">
        <w:rPr>
          <w:rFonts w:ascii="Times New Roman" w:hAnsi="Times New Roman" w:cs="Times New Roman"/>
        </w:rPr>
        <w:t>case;</w:t>
      </w:r>
      <w:proofErr w:type="gramEnd"/>
    </w:p>
    <w:p w14:paraId="0C0B7C71" w14:textId="25B65FB6"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end </w:t>
      </w:r>
      <w:proofErr w:type="gramStart"/>
      <w:r w:rsidRPr="00EC03D9">
        <w:rPr>
          <w:rFonts w:ascii="Times New Roman" w:hAnsi="Times New Roman" w:cs="Times New Roman"/>
        </w:rPr>
        <w:t>process;</w:t>
      </w:r>
      <w:proofErr w:type="gramEnd"/>
    </w:p>
    <w:p w14:paraId="2FB1BD70"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counter1: FF </w:t>
      </w:r>
    </w:p>
    <w:p w14:paraId="50BD48FA"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generic </w:t>
      </w:r>
      <w:proofErr w:type="gramStart"/>
      <w:r w:rsidRPr="00EC03D9">
        <w:rPr>
          <w:rFonts w:ascii="Times New Roman" w:hAnsi="Times New Roman" w:cs="Times New Roman"/>
        </w:rPr>
        <w:t>map(</w:t>
      </w:r>
      <w:proofErr w:type="gramEnd"/>
      <w:r w:rsidRPr="00EC03D9">
        <w:rPr>
          <w:rFonts w:ascii="Times New Roman" w:hAnsi="Times New Roman" w:cs="Times New Roman"/>
        </w:rPr>
        <w:t>N =&gt; 6)</w:t>
      </w:r>
    </w:p>
    <w:p w14:paraId="08A5901E"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port </w:t>
      </w:r>
      <w:proofErr w:type="gramStart"/>
      <w:r w:rsidRPr="00EC03D9">
        <w:rPr>
          <w:rFonts w:ascii="Times New Roman" w:hAnsi="Times New Roman" w:cs="Times New Roman"/>
        </w:rPr>
        <w:t xml:space="preserve">map(  </w:t>
      </w:r>
      <w:proofErr w:type="gramEnd"/>
      <w:r w:rsidRPr="00EC03D9">
        <w:rPr>
          <w:rFonts w:ascii="Times New Roman" w:hAnsi="Times New Roman" w:cs="Times New Roman"/>
        </w:rPr>
        <w:t xml:space="preserve"> D     =&gt;counter_1_nxt,</w:t>
      </w:r>
    </w:p>
    <w:p w14:paraId="52967496"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Q     =&gt;counter_1,</w:t>
      </w:r>
    </w:p>
    <w:p w14:paraId="71038657"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w:t>
      </w:r>
      <w:proofErr w:type="spellStart"/>
      <w:r w:rsidRPr="00EC03D9">
        <w:rPr>
          <w:rFonts w:ascii="Times New Roman" w:hAnsi="Times New Roman" w:cs="Times New Roman"/>
        </w:rPr>
        <w:t>clk</w:t>
      </w:r>
      <w:proofErr w:type="spellEnd"/>
      <w:r w:rsidRPr="00EC03D9">
        <w:rPr>
          <w:rFonts w:ascii="Times New Roman" w:hAnsi="Times New Roman" w:cs="Times New Roman"/>
        </w:rPr>
        <w:t xml:space="preserve">     =&gt;</w:t>
      </w:r>
      <w:proofErr w:type="spellStart"/>
      <w:r w:rsidRPr="00EC03D9">
        <w:rPr>
          <w:rFonts w:ascii="Times New Roman" w:hAnsi="Times New Roman" w:cs="Times New Roman"/>
        </w:rPr>
        <w:t>clk</w:t>
      </w:r>
      <w:proofErr w:type="spellEnd"/>
      <w:r w:rsidRPr="00EC03D9">
        <w:rPr>
          <w:rFonts w:ascii="Times New Roman" w:hAnsi="Times New Roman" w:cs="Times New Roman"/>
        </w:rPr>
        <w:t>,</w:t>
      </w:r>
    </w:p>
    <w:p w14:paraId="2F45AE5E" w14:textId="77777777"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reset   =&gt;reset</w:t>
      </w:r>
    </w:p>
    <w:p w14:paraId="5411730C" w14:textId="0C76337E" w:rsidR="00EC03D9" w:rsidRPr="00EC03D9"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      );</w:t>
      </w:r>
    </w:p>
    <w:p w14:paraId="30E25329" w14:textId="3C777AFC" w:rsidR="003632B7" w:rsidRDefault="00EC03D9" w:rsidP="00EC03D9">
      <w:pPr>
        <w:spacing w:line="240" w:lineRule="auto"/>
        <w:rPr>
          <w:rFonts w:ascii="Times New Roman" w:hAnsi="Times New Roman" w:cs="Times New Roman"/>
        </w:rPr>
      </w:pPr>
      <w:r w:rsidRPr="00EC03D9">
        <w:rPr>
          <w:rFonts w:ascii="Times New Roman" w:hAnsi="Times New Roman" w:cs="Times New Roman"/>
        </w:rPr>
        <w:t xml:space="preserve">end </w:t>
      </w:r>
      <w:proofErr w:type="spellStart"/>
      <w:r w:rsidRPr="00EC03D9">
        <w:rPr>
          <w:rFonts w:ascii="Times New Roman" w:hAnsi="Times New Roman" w:cs="Times New Roman"/>
        </w:rPr>
        <w:t>Behavioral</w:t>
      </w:r>
      <w:proofErr w:type="spellEnd"/>
      <w:r w:rsidRPr="00EC03D9">
        <w:rPr>
          <w:rFonts w:ascii="Times New Roman" w:hAnsi="Times New Roman" w:cs="Times New Roman"/>
        </w:rPr>
        <w:t>;</w:t>
      </w:r>
      <w:r w:rsidR="003632B7">
        <w:rPr>
          <w:rFonts w:ascii="Times New Roman" w:hAnsi="Times New Roman" w:cs="Times New Roman"/>
        </w:rPr>
        <w:br w:type="page"/>
      </w:r>
    </w:p>
    <w:p w14:paraId="6498BB22" w14:textId="156BC740" w:rsidR="004D615C" w:rsidRPr="00AC1ABA" w:rsidRDefault="008F44ED" w:rsidP="004D615C">
      <w:pPr>
        <w:spacing w:line="360" w:lineRule="auto"/>
        <w:outlineLvl w:val="1"/>
        <w:rPr>
          <w:rFonts w:ascii="Times New Roman" w:hAnsi="Times New Roman" w:cs="Times New Roman"/>
          <w:b/>
          <w:bCs/>
          <w:sz w:val="24"/>
          <w:szCs w:val="24"/>
        </w:rPr>
      </w:pPr>
      <w:bookmarkStart w:id="75" w:name="_Toc128402415"/>
      <w:r>
        <w:rPr>
          <w:rFonts w:ascii="Times New Roman" w:hAnsi="Times New Roman" w:cs="Times New Roman"/>
          <w:b/>
          <w:bCs/>
          <w:sz w:val="24"/>
          <w:szCs w:val="24"/>
        </w:rPr>
        <w:lastRenderedPageBreak/>
        <w:t>4</w:t>
      </w:r>
      <w:r w:rsidR="004D615C" w:rsidRPr="00AC1ABA">
        <w:rPr>
          <w:rFonts w:ascii="Times New Roman" w:hAnsi="Times New Roman" w:cs="Times New Roman"/>
          <w:b/>
          <w:bCs/>
          <w:sz w:val="24"/>
          <w:szCs w:val="24"/>
        </w:rPr>
        <w:t>.</w:t>
      </w:r>
      <w:r w:rsidR="000D443F" w:rsidRPr="00AC1ABA">
        <w:rPr>
          <w:rFonts w:ascii="Times New Roman" w:hAnsi="Times New Roman" w:cs="Times New Roman"/>
          <w:b/>
          <w:bCs/>
          <w:sz w:val="24"/>
          <w:szCs w:val="24"/>
        </w:rPr>
        <w:t>3</w:t>
      </w:r>
      <w:r w:rsidR="004D615C" w:rsidRPr="00AC1ABA">
        <w:rPr>
          <w:rFonts w:ascii="Times New Roman" w:hAnsi="Times New Roman" w:cs="Times New Roman"/>
          <w:b/>
          <w:bCs/>
          <w:sz w:val="24"/>
          <w:szCs w:val="24"/>
        </w:rPr>
        <w:t xml:space="preserve"> </w:t>
      </w:r>
      <w:r w:rsidR="000D443F" w:rsidRPr="00AC1ABA">
        <w:rPr>
          <w:rFonts w:ascii="Times New Roman" w:hAnsi="Times New Roman" w:cs="Times New Roman"/>
          <w:b/>
          <w:bCs/>
          <w:sz w:val="24"/>
          <w:szCs w:val="24"/>
        </w:rPr>
        <w:t xml:space="preserve">VHDL code for </w:t>
      </w:r>
      <w:proofErr w:type="spellStart"/>
      <w:r w:rsidR="000D443F" w:rsidRPr="00AC1ABA">
        <w:rPr>
          <w:rFonts w:ascii="Times New Roman" w:hAnsi="Times New Roman" w:cs="Times New Roman"/>
          <w:b/>
          <w:bCs/>
          <w:sz w:val="24"/>
          <w:szCs w:val="24"/>
        </w:rPr>
        <w:t>load_input</w:t>
      </w:r>
      <w:bookmarkEnd w:id="75"/>
      <w:proofErr w:type="spellEnd"/>
    </w:p>
    <w:p w14:paraId="37E88549"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library </w:t>
      </w:r>
      <w:proofErr w:type="gramStart"/>
      <w:r w:rsidRPr="00394B76">
        <w:rPr>
          <w:rFonts w:ascii="Times New Roman" w:hAnsi="Times New Roman" w:cs="Times New Roman"/>
        </w:rPr>
        <w:t>IEEE;</w:t>
      </w:r>
      <w:proofErr w:type="gramEnd"/>
    </w:p>
    <w:p w14:paraId="6E4E12D0"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use </w:t>
      </w:r>
      <w:proofErr w:type="gramStart"/>
      <w:r w:rsidRPr="00394B76">
        <w:rPr>
          <w:rFonts w:ascii="Times New Roman" w:hAnsi="Times New Roman" w:cs="Times New Roman"/>
        </w:rPr>
        <w:t>IEEE.STD_LOGIC_1164.ALL;</w:t>
      </w:r>
      <w:proofErr w:type="gramEnd"/>
    </w:p>
    <w:p w14:paraId="4434B8D6"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use </w:t>
      </w:r>
      <w:proofErr w:type="spellStart"/>
      <w:proofErr w:type="gramStart"/>
      <w:r w:rsidRPr="00394B76">
        <w:rPr>
          <w:rFonts w:ascii="Times New Roman" w:hAnsi="Times New Roman" w:cs="Times New Roman"/>
        </w:rPr>
        <w:t>ieee.std_logic_unsigned.all</w:t>
      </w:r>
      <w:proofErr w:type="spellEnd"/>
      <w:r w:rsidRPr="00394B76">
        <w:rPr>
          <w:rFonts w:ascii="Times New Roman" w:hAnsi="Times New Roman" w:cs="Times New Roman"/>
        </w:rPr>
        <w:t>;</w:t>
      </w:r>
      <w:proofErr w:type="gramEnd"/>
    </w:p>
    <w:p w14:paraId="35A3CC93"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use </w:t>
      </w:r>
      <w:proofErr w:type="spellStart"/>
      <w:proofErr w:type="gramStart"/>
      <w:r w:rsidRPr="00394B76">
        <w:rPr>
          <w:rFonts w:ascii="Times New Roman" w:hAnsi="Times New Roman" w:cs="Times New Roman"/>
        </w:rPr>
        <w:t>ieee.numeric_std.all</w:t>
      </w:r>
      <w:proofErr w:type="spellEnd"/>
      <w:r w:rsidRPr="00394B76">
        <w:rPr>
          <w:rFonts w:ascii="Times New Roman" w:hAnsi="Times New Roman" w:cs="Times New Roman"/>
        </w:rPr>
        <w:t>;</w:t>
      </w:r>
      <w:proofErr w:type="gramEnd"/>
    </w:p>
    <w:p w14:paraId="60FAC0BD" w14:textId="77777777" w:rsidR="00394B76" w:rsidRPr="00394B76" w:rsidRDefault="00394B76" w:rsidP="00394B76">
      <w:pPr>
        <w:spacing w:line="240" w:lineRule="auto"/>
        <w:rPr>
          <w:rFonts w:ascii="Times New Roman" w:hAnsi="Times New Roman" w:cs="Times New Roman"/>
        </w:rPr>
      </w:pPr>
    </w:p>
    <w:p w14:paraId="0EC10DD8"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entity </w:t>
      </w:r>
      <w:proofErr w:type="spellStart"/>
      <w:r w:rsidRPr="00394B76">
        <w:rPr>
          <w:rFonts w:ascii="Times New Roman" w:hAnsi="Times New Roman" w:cs="Times New Roman"/>
        </w:rPr>
        <w:t>load_input</w:t>
      </w:r>
      <w:proofErr w:type="spellEnd"/>
      <w:r w:rsidRPr="00394B76">
        <w:rPr>
          <w:rFonts w:ascii="Times New Roman" w:hAnsi="Times New Roman" w:cs="Times New Roman"/>
        </w:rPr>
        <w:t xml:space="preserve"> </w:t>
      </w:r>
      <w:proofErr w:type="gramStart"/>
      <w:r w:rsidRPr="00394B76">
        <w:rPr>
          <w:rFonts w:ascii="Times New Roman" w:hAnsi="Times New Roman" w:cs="Times New Roman"/>
        </w:rPr>
        <w:t>is</w:t>
      </w:r>
      <w:proofErr w:type="gramEnd"/>
    </w:p>
    <w:p w14:paraId="1F3CE2A0"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Port ( </w:t>
      </w:r>
    </w:p>
    <w:p w14:paraId="7DCECEB7"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roofErr w:type="spellStart"/>
      <w:r w:rsidRPr="00394B76">
        <w:rPr>
          <w:rFonts w:ascii="Times New Roman" w:hAnsi="Times New Roman" w:cs="Times New Roman"/>
        </w:rPr>
        <w:t>clk</w:t>
      </w:r>
      <w:proofErr w:type="spellEnd"/>
      <w:r w:rsidRPr="00394B76">
        <w:rPr>
          <w:rFonts w:ascii="Times New Roman" w:hAnsi="Times New Roman" w:cs="Times New Roman"/>
        </w:rPr>
        <w:t xml:space="preserve">, </w:t>
      </w:r>
      <w:proofErr w:type="gramStart"/>
      <w:r w:rsidRPr="00394B76">
        <w:rPr>
          <w:rFonts w:ascii="Times New Roman" w:hAnsi="Times New Roman" w:cs="Times New Roman"/>
        </w:rPr>
        <w:t>reset  :</w:t>
      </w:r>
      <w:proofErr w:type="gramEnd"/>
      <w:r w:rsidRPr="00394B76">
        <w:rPr>
          <w:rFonts w:ascii="Times New Roman" w:hAnsi="Times New Roman" w:cs="Times New Roman"/>
        </w:rPr>
        <w:t xml:space="preserve"> in </w:t>
      </w:r>
      <w:proofErr w:type="spellStart"/>
      <w:r w:rsidRPr="00394B76">
        <w:rPr>
          <w:rFonts w:ascii="Times New Roman" w:hAnsi="Times New Roman" w:cs="Times New Roman"/>
        </w:rPr>
        <w:t>std_logic</w:t>
      </w:r>
      <w:proofErr w:type="spellEnd"/>
      <w:r w:rsidRPr="00394B76">
        <w:rPr>
          <w:rFonts w:ascii="Times New Roman" w:hAnsi="Times New Roman" w:cs="Times New Roman"/>
        </w:rPr>
        <w:t>;</w:t>
      </w:r>
    </w:p>
    <w:p w14:paraId="01DD4456"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
    <w:p w14:paraId="2093427A"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roofErr w:type="spellStart"/>
      <w:r w:rsidRPr="00394B76">
        <w:rPr>
          <w:rFonts w:ascii="Times New Roman" w:hAnsi="Times New Roman" w:cs="Times New Roman"/>
        </w:rPr>
        <w:t>ld_input</w:t>
      </w:r>
      <w:proofErr w:type="spellEnd"/>
      <w:r w:rsidRPr="00394B76">
        <w:rPr>
          <w:rFonts w:ascii="Times New Roman" w:hAnsi="Times New Roman" w:cs="Times New Roman"/>
        </w:rPr>
        <w:t xml:space="preserve">  </w:t>
      </w:r>
      <w:proofErr w:type="gramStart"/>
      <w:r w:rsidRPr="00394B76">
        <w:rPr>
          <w:rFonts w:ascii="Times New Roman" w:hAnsi="Times New Roman" w:cs="Times New Roman"/>
        </w:rPr>
        <w:t xml:space="preserve">  :</w:t>
      </w:r>
      <w:proofErr w:type="gramEnd"/>
      <w:r w:rsidRPr="00394B76">
        <w:rPr>
          <w:rFonts w:ascii="Times New Roman" w:hAnsi="Times New Roman" w:cs="Times New Roman"/>
        </w:rPr>
        <w:t xml:space="preserve"> in </w:t>
      </w:r>
      <w:proofErr w:type="spellStart"/>
      <w:r w:rsidRPr="00394B76">
        <w:rPr>
          <w:rFonts w:ascii="Times New Roman" w:hAnsi="Times New Roman" w:cs="Times New Roman"/>
        </w:rPr>
        <w:t>std_logic</w:t>
      </w:r>
      <w:proofErr w:type="spellEnd"/>
      <w:r w:rsidRPr="00394B76">
        <w:rPr>
          <w:rFonts w:ascii="Times New Roman" w:hAnsi="Times New Roman" w:cs="Times New Roman"/>
        </w:rPr>
        <w:t>;</w:t>
      </w:r>
    </w:p>
    <w:p w14:paraId="4C6A14BE"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roofErr w:type="spellStart"/>
      <w:r w:rsidRPr="00394B76">
        <w:rPr>
          <w:rFonts w:ascii="Times New Roman" w:hAnsi="Times New Roman" w:cs="Times New Roman"/>
        </w:rPr>
        <w:t>ld_input_done</w:t>
      </w:r>
      <w:proofErr w:type="spellEnd"/>
      <w:r w:rsidRPr="00394B76">
        <w:rPr>
          <w:rFonts w:ascii="Times New Roman" w:hAnsi="Times New Roman" w:cs="Times New Roman"/>
        </w:rPr>
        <w:t xml:space="preserve"> </w:t>
      </w:r>
      <w:proofErr w:type="gramStart"/>
      <w:r w:rsidRPr="00394B76">
        <w:rPr>
          <w:rFonts w:ascii="Times New Roman" w:hAnsi="Times New Roman" w:cs="Times New Roman"/>
        </w:rPr>
        <w:t xml:space="preserve">  :</w:t>
      </w:r>
      <w:proofErr w:type="gramEnd"/>
      <w:r w:rsidRPr="00394B76">
        <w:rPr>
          <w:rFonts w:ascii="Times New Roman" w:hAnsi="Times New Roman" w:cs="Times New Roman"/>
        </w:rPr>
        <w:t xml:space="preserve"> out </w:t>
      </w:r>
      <w:proofErr w:type="spellStart"/>
      <w:r w:rsidRPr="00394B76">
        <w:rPr>
          <w:rFonts w:ascii="Times New Roman" w:hAnsi="Times New Roman" w:cs="Times New Roman"/>
        </w:rPr>
        <w:t>std_logic</w:t>
      </w:r>
      <w:proofErr w:type="spellEnd"/>
      <w:r w:rsidRPr="00394B76">
        <w:rPr>
          <w:rFonts w:ascii="Times New Roman" w:hAnsi="Times New Roman" w:cs="Times New Roman"/>
        </w:rPr>
        <w:t>;--feedback to controller</w:t>
      </w:r>
    </w:p>
    <w:p w14:paraId="53F8C8C2"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--signal from controller </w:t>
      </w:r>
    </w:p>
    <w:p w14:paraId="0A3AAFE5" w14:textId="77777777" w:rsidR="00394B76" w:rsidRPr="002402B3" w:rsidRDefault="00394B76" w:rsidP="00394B76">
      <w:pPr>
        <w:spacing w:line="240" w:lineRule="auto"/>
        <w:rPr>
          <w:rFonts w:ascii="Times New Roman" w:hAnsi="Times New Roman" w:cs="Times New Roman"/>
          <w:lang w:val="sv-SE"/>
        </w:rPr>
      </w:pPr>
      <w:r w:rsidRPr="00394B76">
        <w:rPr>
          <w:rFonts w:ascii="Times New Roman" w:hAnsi="Times New Roman" w:cs="Times New Roman"/>
        </w:rPr>
        <w:t xml:space="preserve">            </w:t>
      </w:r>
      <w:r w:rsidRPr="002402B3">
        <w:rPr>
          <w:rFonts w:ascii="Times New Roman" w:hAnsi="Times New Roman" w:cs="Times New Roman"/>
          <w:lang w:val="sv-SE"/>
        </w:rPr>
        <w:t>op_en       : in std_logic;</w:t>
      </w:r>
    </w:p>
    <w:p w14:paraId="5FFA053C" w14:textId="77777777" w:rsidR="00394B76" w:rsidRPr="00394B76" w:rsidRDefault="00394B76" w:rsidP="00394B76">
      <w:pPr>
        <w:spacing w:line="240" w:lineRule="auto"/>
        <w:rPr>
          <w:rFonts w:ascii="Times New Roman" w:hAnsi="Times New Roman" w:cs="Times New Roman"/>
        </w:rPr>
      </w:pPr>
      <w:r w:rsidRPr="002402B3">
        <w:rPr>
          <w:rFonts w:ascii="Times New Roman" w:hAnsi="Times New Roman" w:cs="Times New Roman"/>
          <w:lang w:val="sv-SE"/>
        </w:rPr>
        <w:t xml:space="preserve">            </w:t>
      </w:r>
      <w:proofErr w:type="spellStart"/>
      <w:r w:rsidRPr="00394B76">
        <w:rPr>
          <w:rFonts w:ascii="Times New Roman" w:hAnsi="Times New Roman" w:cs="Times New Roman"/>
        </w:rPr>
        <w:t>start_ld_</w:t>
      </w:r>
      <w:proofErr w:type="gramStart"/>
      <w:r w:rsidRPr="00394B76">
        <w:rPr>
          <w:rFonts w:ascii="Times New Roman" w:hAnsi="Times New Roman" w:cs="Times New Roman"/>
        </w:rPr>
        <w:t>input</w:t>
      </w:r>
      <w:proofErr w:type="spellEnd"/>
      <w:r w:rsidRPr="00394B76">
        <w:rPr>
          <w:rFonts w:ascii="Times New Roman" w:hAnsi="Times New Roman" w:cs="Times New Roman"/>
        </w:rPr>
        <w:t xml:space="preserve">  :</w:t>
      </w:r>
      <w:proofErr w:type="gramEnd"/>
      <w:r w:rsidRPr="00394B76">
        <w:rPr>
          <w:rFonts w:ascii="Times New Roman" w:hAnsi="Times New Roman" w:cs="Times New Roman"/>
        </w:rPr>
        <w:t xml:space="preserve"> out </w:t>
      </w:r>
      <w:proofErr w:type="spellStart"/>
      <w:r w:rsidRPr="00394B76">
        <w:rPr>
          <w:rFonts w:ascii="Times New Roman" w:hAnsi="Times New Roman" w:cs="Times New Roman"/>
        </w:rPr>
        <w:t>std_logic</w:t>
      </w:r>
      <w:proofErr w:type="spellEnd"/>
      <w:r w:rsidRPr="00394B76">
        <w:rPr>
          <w:rFonts w:ascii="Times New Roman" w:hAnsi="Times New Roman" w:cs="Times New Roman"/>
        </w:rPr>
        <w:t>;</w:t>
      </w:r>
    </w:p>
    <w:p w14:paraId="5DA9939E" w14:textId="65EF6C32"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roofErr w:type="spellStart"/>
      <w:r w:rsidRPr="00394B76">
        <w:rPr>
          <w:rFonts w:ascii="Times New Roman" w:hAnsi="Times New Roman" w:cs="Times New Roman"/>
        </w:rPr>
        <w:t>data_</w:t>
      </w:r>
      <w:proofErr w:type="gramStart"/>
      <w:r w:rsidRPr="00394B76">
        <w:rPr>
          <w:rFonts w:ascii="Times New Roman" w:hAnsi="Times New Roman" w:cs="Times New Roman"/>
        </w:rPr>
        <w:t>input</w:t>
      </w:r>
      <w:proofErr w:type="spellEnd"/>
      <w:r w:rsidRPr="00394B76">
        <w:rPr>
          <w:rFonts w:ascii="Times New Roman" w:hAnsi="Times New Roman" w:cs="Times New Roman"/>
        </w:rPr>
        <w:t xml:space="preserve">  :</w:t>
      </w:r>
      <w:proofErr w:type="gramEnd"/>
      <w:r w:rsidRPr="00394B76">
        <w:rPr>
          <w:rFonts w:ascii="Times New Roman" w:hAnsi="Times New Roman" w:cs="Times New Roman"/>
        </w:rPr>
        <w:t xml:space="preserve"> out </w:t>
      </w:r>
      <w:proofErr w:type="spellStart"/>
      <w:r w:rsidRPr="00394B76">
        <w:rPr>
          <w:rFonts w:ascii="Times New Roman" w:hAnsi="Times New Roman" w:cs="Times New Roman"/>
        </w:rPr>
        <w:t>std_logic_vector</w:t>
      </w:r>
      <w:proofErr w:type="spellEnd"/>
      <w:r w:rsidRPr="00394B76">
        <w:rPr>
          <w:rFonts w:ascii="Times New Roman" w:hAnsi="Times New Roman" w:cs="Times New Roman"/>
        </w:rPr>
        <w:t xml:space="preserve">(15 </w:t>
      </w:r>
      <w:proofErr w:type="spellStart"/>
      <w:r w:rsidRPr="00394B76">
        <w:rPr>
          <w:rFonts w:ascii="Times New Roman" w:hAnsi="Times New Roman" w:cs="Times New Roman"/>
        </w:rPr>
        <w:t>downto</w:t>
      </w:r>
      <w:proofErr w:type="spellEnd"/>
      <w:r w:rsidRPr="00394B76">
        <w:rPr>
          <w:rFonts w:ascii="Times New Roman" w:hAnsi="Times New Roman" w:cs="Times New Roman"/>
        </w:rPr>
        <w:t xml:space="preserve"> 0)</w:t>
      </w:r>
    </w:p>
    <w:p w14:paraId="2EB9B8F8"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
    <w:p w14:paraId="25F9C72E"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end </w:t>
      </w:r>
      <w:proofErr w:type="spellStart"/>
      <w:r w:rsidRPr="00394B76">
        <w:rPr>
          <w:rFonts w:ascii="Times New Roman" w:hAnsi="Times New Roman" w:cs="Times New Roman"/>
        </w:rPr>
        <w:t>load_</w:t>
      </w:r>
      <w:proofErr w:type="gramStart"/>
      <w:r w:rsidRPr="00394B76">
        <w:rPr>
          <w:rFonts w:ascii="Times New Roman" w:hAnsi="Times New Roman" w:cs="Times New Roman"/>
        </w:rPr>
        <w:t>input</w:t>
      </w:r>
      <w:proofErr w:type="spellEnd"/>
      <w:r w:rsidRPr="00394B76">
        <w:rPr>
          <w:rFonts w:ascii="Times New Roman" w:hAnsi="Times New Roman" w:cs="Times New Roman"/>
        </w:rPr>
        <w:t>;</w:t>
      </w:r>
      <w:proofErr w:type="gramEnd"/>
    </w:p>
    <w:p w14:paraId="7A5AF551" w14:textId="77777777" w:rsidR="00394B76" w:rsidRPr="00394B76" w:rsidRDefault="00394B76" w:rsidP="00394B76">
      <w:pPr>
        <w:spacing w:line="240" w:lineRule="auto"/>
        <w:rPr>
          <w:rFonts w:ascii="Times New Roman" w:hAnsi="Times New Roman" w:cs="Times New Roman"/>
        </w:rPr>
      </w:pPr>
    </w:p>
    <w:p w14:paraId="0E821AD1"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architecture </w:t>
      </w:r>
      <w:proofErr w:type="spellStart"/>
      <w:r w:rsidRPr="00394B76">
        <w:rPr>
          <w:rFonts w:ascii="Times New Roman" w:hAnsi="Times New Roman" w:cs="Times New Roman"/>
        </w:rPr>
        <w:t>Behavioral</w:t>
      </w:r>
      <w:proofErr w:type="spellEnd"/>
      <w:r w:rsidRPr="00394B76">
        <w:rPr>
          <w:rFonts w:ascii="Times New Roman" w:hAnsi="Times New Roman" w:cs="Times New Roman"/>
        </w:rPr>
        <w:t xml:space="preserve"> of </w:t>
      </w:r>
      <w:proofErr w:type="spellStart"/>
      <w:r w:rsidRPr="00394B76">
        <w:rPr>
          <w:rFonts w:ascii="Times New Roman" w:hAnsi="Times New Roman" w:cs="Times New Roman"/>
        </w:rPr>
        <w:t>load_input</w:t>
      </w:r>
      <w:proofErr w:type="spellEnd"/>
      <w:r w:rsidRPr="00394B76">
        <w:rPr>
          <w:rFonts w:ascii="Times New Roman" w:hAnsi="Times New Roman" w:cs="Times New Roman"/>
        </w:rPr>
        <w:t xml:space="preserve"> </w:t>
      </w:r>
      <w:proofErr w:type="gramStart"/>
      <w:r w:rsidRPr="00394B76">
        <w:rPr>
          <w:rFonts w:ascii="Times New Roman" w:hAnsi="Times New Roman" w:cs="Times New Roman"/>
        </w:rPr>
        <w:t>is</w:t>
      </w:r>
      <w:proofErr w:type="gramEnd"/>
    </w:p>
    <w:p w14:paraId="304B771A" w14:textId="77777777" w:rsidR="00394B76" w:rsidRPr="00394B76" w:rsidRDefault="00394B76" w:rsidP="00394B76">
      <w:pPr>
        <w:spacing w:line="240" w:lineRule="auto"/>
        <w:rPr>
          <w:rFonts w:ascii="Times New Roman" w:hAnsi="Times New Roman" w:cs="Times New Roman"/>
        </w:rPr>
      </w:pPr>
    </w:p>
    <w:p w14:paraId="5A24FC9B"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component </w:t>
      </w:r>
      <w:proofErr w:type="spellStart"/>
      <w:r w:rsidRPr="00394B76">
        <w:rPr>
          <w:rFonts w:ascii="Times New Roman" w:hAnsi="Times New Roman" w:cs="Times New Roman"/>
        </w:rPr>
        <w:t>SRAM_input</w:t>
      </w:r>
      <w:proofErr w:type="spellEnd"/>
    </w:p>
    <w:p w14:paraId="57FBB02E"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port (</w:t>
      </w:r>
    </w:p>
    <w:p w14:paraId="6DA2C7CC"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roofErr w:type="spellStart"/>
      <w:r w:rsidRPr="00394B76">
        <w:rPr>
          <w:rFonts w:ascii="Times New Roman" w:hAnsi="Times New Roman" w:cs="Times New Roman"/>
        </w:rPr>
        <w:t>clk</w:t>
      </w:r>
      <w:proofErr w:type="spellEnd"/>
      <w:r w:rsidRPr="00394B76">
        <w:rPr>
          <w:rFonts w:ascii="Times New Roman" w:hAnsi="Times New Roman" w:cs="Times New Roman"/>
        </w:rPr>
        <w:t xml:space="preserve">   </w:t>
      </w:r>
      <w:proofErr w:type="gramStart"/>
      <w:r w:rsidRPr="00394B76">
        <w:rPr>
          <w:rFonts w:ascii="Times New Roman" w:hAnsi="Times New Roman" w:cs="Times New Roman"/>
        </w:rPr>
        <w:t xml:space="preserve">  :</w:t>
      </w:r>
      <w:proofErr w:type="gramEnd"/>
      <w:r w:rsidRPr="00394B76">
        <w:rPr>
          <w:rFonts w:ascii="Times New Roman" w:hAnsi="Times New Roman" w:cs="Times New Roman"/>
        </w:rPr>
        <w:t xml:space="preserve"> in  </w:t>
      </w:r>
      <w:proofErr w:type="spellStart"/>
      <w:r w:rsidRPr="00394B76">
        <w:rPr>
          <w:rFonts w:ascii="Times New Roman" w:hAnsi="Times New Roman" w:cs="Times New Roman"/>
        </w:rPr>
        <w:t>std_logic</w:t>
      </w:r>
      <w:proofErr w:type="spellEnd"/>
      <w:r w:rsidRPr="00394B76">
        <w:rPr>
          <w:rFonts w:ascii="Times New Roman" w:hAnsi="Times New Roman" w:cs="Times New Roman"/>
        </w:rPr>
        <w:t>;            --Active Low</w:t>
      </w:r>
    </w:p>
    <w:p w14:paraId="18D7DD50"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we    </w:t>
      </w:r>
      <w:proofErr w:type="gramStart"/>
      <w:r w:rsidRPr="00394B76">
        <w:rPr>
          <w:rFonts w:ascii="Times New Roman" w:hAnsi="Times New Roman" w:cs="Times New Roman"/>
        </w:rPr>
        <w:t xml:space="preserve">  :</w:t>
      </w:r>
      <w:proofErr w:type="gramEnd"/>
      <w:r w:rsidRPr="00394B76">
        <w:rPr>
          <w:rFonts w:ascii="Times New Roman" w:hAnsi="Times New Roman" w:cs="Times New Roman"/>
        </w:rPr>
        <w:t xml:space="preserve"> in </w:t>
      </w:r>
      <w:proofErr w:type="spellStart"/>
      <w:r w:rsidRPr="00394B76">
        <w:rPr>
          <w:rFonts w:ascii="Times New Roman" w:hAnsi="Times New Roman" w:cs="Times New Roman"/>
        </w:rPr>
        <w:t>std_logic</w:t>
      </w:r>
      <w:proofErr w:type="spellEnd"/>
      <w:r w:rsidRPr="00394B76">
        <w:rPr>
          <w:rFonts w:ascii="Times New Roman" w:hAnsi="Times New Roman" w:cs="Times New Roman"/>
        </w:rPr>
        <w:t>;</w:t>
      </w:r>
    </w:p>
    <w:p w14:paraId="2C5217D0"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a     </w:t>
      </w:r>
      <w:proofErr w:type="gramStart"/>
      <w:r w:rsidRPr="00394B76">
        <w:rPr>
          <w:rFonts w:ascii="Times New Roman" w:hAnsi="Times New Roman" w:cs="Times New Roman"/>
        </w:rPr>
        <w:t xml:space="preserve">  :</w:t>
      </w:r>
      <w:proofErr w:type="gramEnd"/>
      <w:r w:rsidRPr="00394B76">
        <w:rPr>
          <w:rFonts w:ascii="Times New Roman" w:hAnsi="Times New Roman" w:cs="Times New Roman"/>
        </w:rPr>
        <w:t xml:space="preserve"> in  </w:t>
      </w:r>
      <w:proofErr w:type="spellStart"/>
      <w:r w:rsidRPr="00394B76">
        <w:rPr>
          <w:rFonts w:ascii="Times New Roman" w:hAnsi="Times New Roman" w:cs="Times New Roman"/>
        </w:rPr>
        <w:t>std_logic_vector</w:t>
      </w:r>
      <w:proofErr w:type="spellEnd"/>
      <w:r w:rsidRPr="00394B76">
        <w:rPr>
          <w:rFonts w:ascii="Times New Roman" w:hAnsi="Times New Roman" w:cs="Times New Roman"/>
        </w:rPr>
        <w:t xml:space="preserve"> (6 </w:t>
      </w:r>
      <w:proofErr w:type="spellStart"/>
      <w:r w:rsidRPr="00394B76">
        <w:rPr>
          <w:rFonts w:ascii="Times New Roman" w:hAnsi="Times New Roman" w:cs="Times New Roman"/>
        </w:rPr>
        <w:t>downto</w:t>
      </w:r>
      <w:proofErr w:type="spellEnd"/>
      <w:r w:rsidRPr="00394B76">
        <w:rPr>
          <w:rFonts w:ascii="Times New Roman" w:hAnsi="Times New Roman" w:cs="Times New Roman"/>
        </w:rPr>
        <w:t xml:space="preserve"> 0);</w:t>
      </w:r>
    </w:p>
    <w:p w14:paraId="6468408E"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d     </w:t>
      </w:r>
      <w:proofErr w:type="gramStart"/>
      <w:r w:rsidRPr="00394B76">
        <w:rPr>
          <w:rFonts w:ascii="Times New Roman" w:hAnsi="Times New Roman" w:cs="Times New Roman"/>
        </w:rPr>
        <w:t xml:space="preserve">  :</w:t>
      </w:r>
      <w:proofErr w:type="gramEnd"/>
      <w:r w:rsidRPr="00394B76">
        <w:rPr>
          <w:rFonts w:ascii="Times New Roman" w:hAnsi="Times New Roman" w:cs="Times New Roman"/>
        </w:rPr>
        <w:t xml:space="preserve"> in  </w:t>
      </w:r>
      <w:proofErr w:type="spellStart"/>
      <w:r w:rsidRPr="00394B76">
        <w:rPr>
          <w:rFonts w:ascii="Times New Roman" w:hAnsi="Times New Roman" w:cs="Times New Roman"/>
        </w:rPr>
        <w:t>std_logic_vector</w:t>
      </w:r>
      <w:proofErr w:type="spellEnd"/>
      <w:r w:rsidRPr="00394B76">
        <w:rPr>
          <w:rFonts w:ascii="Times New Roman" w:hAnsi="Times New Roman" w:cs="Times New Roman"/>
        </w:rPr>
        <w:t xml:space="preserve"> (15 </w:t>
      </w:r>
      <w:proofErr w:type="spellStart"/>
      <w:r w:rsidRPr="00394B76">
        <w:rPr>
          <w:rFonts w:ascii="Times New Roman" w:hAnsi="Times New Roman" w:cs="Times New Roman"/>
        </w:rPr>
        <w:t>downto</w:t>
      </w:r>
      <w:proofErr w:type="spellEnd"/>
      <w:r w:rsidRPr="00394B76">
        <w:rPr>
          <w:rFonts w:ascii="Times New Roman" w:hAnsi="Times New Roman" w:cs="Times New Roman"/>
        </w:rPr>
        <w:t xml:space="preserve"> 0);</w:t>
      </w:r>
    </w:p>
    <w:p w14:paraId="0E81780F"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roofErr w:type="spellStart"/>
      <w:r w:rsidRPr="00394B76">
        <w:rPr>
          <w:rFonts w:ascii="Times New Roman" w:hAnsi="Times New Roman" w:cs="Times New Roman"/>
        </w:rPr>
        <w:t>qspo</w:t>
      </w:r>
      <w:proofErr w:type="spellEnd"/>
      <w:r w:rsidRPr="00394B76">
        <w:rPr>
          <w:rFonts w:ascii="Times New Roman" w:hAnsi="Times New Roman" w:cs="Times New Roman"/>
        </w:rPr>
        <w:t xml:space="preserve">  </w:t>
      </w:r>
      <w:proofErr w:type="gramStart"/>
      <w:r w:rsidRPr="00394B76">
        <w:rPr>
          <w:rFonts w:ascii="Times New Roman" w:hAnsi="Times New Roman" w:cs="Times New Roman"/>
        </w:rPr>
        <w:t xml:space="preserve">  :</w:t>
      </w:r>
      <w:proofErr w:type="gramEnd"/>
      <w:r w:rsidRPr="00394B76">
        <w:rPr>
          <w:rFonts w:ascii="Times New Roman" w:hAnsi="Times New Roman" w:cs="Times New Roman"/>
        </w:rPr>
        <w:t xml:space="preserve"> out </w:t>
      </w:r>
      <w:proofErr w:type="spellStart"/>
      <w:r w:rsidRPr="00394B76">
        <w:rPr>
          <w:rFonts w:ascii="Times New Roman" w:hAnsi="Times New Roman" w:cs="Times New Roman"/>
        </w:rPr>
        <w:t>std_logic_vector</w:t>
      </w:r>
      <w:proofErr w:type="spellEnd"/>
      <w:r w:rsidRPr="00394B76">
        <w:rPr>
          <w:rFonts w:ascii="Times New Roman" w:hAnsi="Times New Roman" w:cs="Times New Roman"/>
        </w:rPr>
        <w:t xml:space="preserve"> (15 </w:t>
      </w:r>
      <w:proofErr w:type="spellStart"/>
      <w:r w:rsidRPr="00394B76">
        <w:rPr>
          <w:rFonts w:ascii="Times New Roman" w:hAnsi="Times New Roman" w:cs="Times New Roman"/>
        </w:rPr>
        <w:t>downto</w:t>
      </w:r>
      <w:proofErr w:type="spellEnd"/>
      <w:r w:rsidRPr="00394B76">
        <w:rPr>
          <w:rFonts w:ascii="Times New Roman" w:hAnsi="Times New Roman" w:cs="Times New Roman"/>
        </w:rPr>
        <w:t xml:space="preserve"> 0)</w:t>
      </w:r>
    </w:p>
    <w:p w14:paraId="17E77D37"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
    <w:p w14:paraId="26BB6F70"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end </w:t>
      </w:r>
      <w:proofErr w:type="gramStart"/>
      <w:r w:rsidRPr="00394B76">
        <w:rPr>
          <w:rFonts w:ascii="Times New Roman" w:hAnsi="Times New Roman" w:cs="Times New Roman"/>
        </w:rPr>
        <w:t>component;</w:t>
      </w:r>
      <w:proofErr w:type="gramEnd"/>
    </w:p>
    <w:p w14:paraId="7FAEE7F6" w14:textId="77777777" w:rsidR="00394B76" w:rsidRPr="00394B76" w:rsidRDefault="00394B76" w:rsidP="00394B76">
      <w:pPr>
        <w:spacing w:line="240" w:lineRule="auto"/>
        <w:rPr>
          <w:rFonts w:ascii="Times New Roman" w:hAnsi="Times New Roman" w:cs="Times New Roman"/>
        </w:rPr>
      </w:pPr>
    </w:p>
    <w:p w14:paraId="7405C51F"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component ff </w:t>
      </w:r>
      <w:proofErr w:type="gramStart"/>
      <w:r w:rsidRPr="00394B76">
        <w:rPr>
          <w:rFonts w:ascii="Times New Roman" w:hAnsi="Times New Roman" w:cs="Times New Roman"/>
        </w:rPr>
        <w:t>is</w:t>
      </w:r>
      <w:proofErr w:type="gramEnd"/>
    </w:p>
    <w:p w14:paraId="1C6820BD"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generic(</w:t>
      </w:r>
      <w:proofErr w:type="spellStart"/>
      <w:proofErr w:type="gramStart"/>
      <w:r w:rsidRPr="00394B76">
        <w:rPr>
          <w:rFonts w:ascii="Times New Roman" w:hAnsi="Times New Roman" w:cs="Times New Roman"/>
        </w:rPr>
        <w:t>N:integer</w:t>
      </w:r>
      <w:proofErr w:type="spellEnd"/>
      <w:proofErr w:type="gramEnd"/>
      <w:r w:rsidRPr="00394B76">
        <w:rPr>
          <w:rFonts w:ascii="Times New Roman" w:hAnsi="Times New Roman" w:cs="Times New Roman"/>
        </w:rPr>
        <w:t>:=1);</w:t>
      </w:r>
    </w:p>
    <w:p w14:paraId="61BCAA7B"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roofErr w:type="gramStart"/>
      <w:r w:rsidRPr="00394B76">
        <w:rPr>
          <w:rFonts w:ascii="Times New Roman" w:hAnsi="Times New Roman" w:cs="Times New Roman"/>
        </w:rPr>
        <w:t xml:space="preserve">port(  </w:t>
      </w:r>
      <w:proofErr w:type="gramEnd"/>
      <w:r w:rsidRPr="00394B76">
        <w:rPr>
          <w:rFonts w:ascii="Times New Roman" w:hAnsi="Times New Roman" w:cs="Times New Roman"/>
        </w:rPr>
        <w:t xml:space="preserve"> D  :  in </w:t>
      </w:r>
      <w:proofErr w:type="spellStart"/>
      <w:r w:rsidRPr="00394B76">
        <w:rPr>
          <w:rFonts w:ascii="Times New Roman" w:hAnsi="Times New Roman" w:cs="Times New Roman"/>
        </w:rPr>
        <w:t>std_logic_vector</w:t>
      </w:r>
      <w:proofErr w:type="spellEnd"/>
      <w:r w:rsidRPr="00394B76">
        <w:rPr>
          <w:rFonts w:ascii="Times New Roman" w:hAnsi="Times New Roman" w:cs="Times New Roman"/>
        </w:rPr>
        <w:t xml:space="preserve">(N-1 </w:t>
      </w:r>
      <w:proofErr w:type="spellStart"/>
      <w:r w:rsidRPr="00394B76">
        <w:rPr>
          <w:rFonts w:ascii="Times New Roman" w:hAnsi="Times New Roman" w:cs="Times New Roman"/>
        </w:rPr>
        <w:t>downto</w:t>
      </w:r>
      <w:proofErr w:type="spellEnd"/>
      <w:r w:rsidRPr="00394B76">
        <w:rPr>
          <w:rFonts w:ascii="Times New Roman" w:hAnsi="Times New Roman" w:cs="Times New Roman"/>
        </w:rPr>
        <w:t xml:space="preserve"> 0);</w:t>
      </w:r>
    </w:p>
    <w:p w14:paraId="1DE516E3"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roofErr w:type="gramStart"/>
      <w:r w:rsidRPr="00394B76">
        <w:rPr>
          <w:rFonts w:ascii="Times New Roman" w:hAnsi="Times New Roman" w:cs="Times New Roman"/>
        </w:rPr>
        <w:t>Q  :</w:t>
      </w:r>
      <w:proofErr w:type="gramEnd"/>
      <w:r w:rsidRPr="00394B76">
        <w:rPr>
          <w:rFonts w:ascii="Times New Roman" w:hAnsi="Times New Roman" w:cs="Times New Roman"/>
        </w:rPr>
        <w:t xml:space="preserve">  out </w:t>
      </w:r>
      <w:proofErr w:type="spellStart"/>
      <w:r w:rsidRPr="00394B76">
        <w:rPr>
          <w:rFonts w:ascii="Times New Roman" w:hAnsi="Times New Roman" w:cs="Times New Roman"/>
        </w:rPr>
        <w:t>std_logic_vector</w:t>
      </w:r>
      <w:proofErr w:type="spellEnd"/>
      <w:r w:rsidRPr="00394B76">
        <w:rPr>
          <w:rFonts w:ascii="Times New Roman" w:hAnsi="Times New Roman" w:cs="Times New Roman"/>
        </w:rPr>
        <w:t xml:space="preserve">(N-1 </w:t>
      </w:r>
      <w:proofErr w:type="spellStart"/>
      <w:r w:rsidRPr="00394B76">
        <w:rPr>
          <w:rFonts w:ascii="Times New Roman" w:hAnsi="Times New Roman" w:cs="Times New Roman"/>
        </w:rPr>
        <w:t>downto</w:t>
      </w:r>
      <w:proofErr w:type="spellEnd"/>
      <w:r w:rsidRPr="00394B76">
        <w:rPr>
          <w:rFonts w:ascii="Times New Roman" w:hAnsi="Times New Roman" w:cs="Times New Roman"/>
        </w:rPr>
        <w:t xml:space="preserve"> 0);</w:t>
      </w:r>
    </w:p>
    <w:p w14:paraId="78ABD302"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roofErr w:type="spellStart"/>
      <w:proofErr w:type="gramStart"/>
      <w:r w:rsidRPr="00394B76">
        <w:rPr>
          <w:rFonts w:ascii="Times New Roman" w:hAnsi="Times New Roman" w:cs="Times New Roman"/>
        </w:rPr>
        <w:t>clk</w:t>
      </w:r>
      <w:proofErr w:type="spellEnd"/>
      <w:r w:rsidRPr="00394B76">
        <w:rPr>
          <w:rFonts w:ascii="Times New Roman" w:hAnsi="Times New Roman" w:cs="Times New Roman"/>
        </w:rPr>
        <w:t xml:space="preserve">  :</w:t>
      </w:r>
      <w:proofErr w:type="gramEnd"/>
      <w:r w:rsidRPr="00394B76">
        <w:rPr>
          <w:rFonts w:ascii="Times New Roman" w:hAnsi="Times New Roman" w:cs="Times New Roman"/>
        </w:rPr>
        <w:t xml:space="preserve">  in </w:t>
      </w:r>
      <w:proofErr w:type="spellStart"/>
      <w:r w:rsidRPr="00394B76">
        <w:rPr>
          <w:rFonts w:ascii="Times New Roman" w:hAnsi="Times New Roman" w:cs="Times New Roman"/>
        </w:rPr>
        <w:t>std_logic</w:t>
      </w:r>
      <w:proofErr w:type="spellEnd"/>
      <w:r w:rsidRPr="00394B76">
        <w:rPr>
          <w:rFonts w:ascii="Times New Roman" w:hAnsi="Times New Roman" w:cs="Times New Roman"/>
        </w:rPr>
        <w:t>;</w:t>
      </w:r>
    </w:p>
    <w:p w14:paraId="72CAFE0B"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reset:  in </w:t>
      </w:r>
      <w:proofErr w:type="spellStart"/>
      <w:r w:rsidRPr="00394B76">
        <w:rPr>
          <w:rFonts w:ascii="Times New Roman" w:hAnsi="Times New Roman" w:cs="Times New Roman"/>
        </w:rPr>
        <w:t>std_</w:t>
      </w:r>
      <w:proofErr w:type="gramStart"/>
      <w:r w:rsidRPr="00394B76">
        <w:rPr>
          <w:rFonts w:ascii="Times New Roman" w:hAnsi="Times New Roman" w:cs="Times New Roman"/>
        </w:rPr>
        <w:t>logic</w:t>
      </w:r>
      <w:proofErr w:type="spellEnd"/>
      <w:proofErr w:type="gramEnd"/>
    </w:p>
    <w:p w14:paraId="7080D1D2"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
    <w:p w14:paraId="18FE5FCD"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end </w:t>
      </w:r>
      <w:proofErr w:type="gramStart"/>
      <w:r w:rsidRPr="00394B76">
        <w:rPr>
          <w:rFonts w:ascii="Times New Roman" w:hAnsi="Times New Roman" w:cs="Times New Roman"/>
        </w:rPr>
        <w:t>component;</w:t>
      </w:r>
      <w:proofErr w:type="gramEnd"/>
    </w:p>
    <w:p w14:paraId="71ADEE59" w14:textId="77777777" w:rsidR="00394B76" w:rsidRPr="00394B76" w:rsidRDefault="00394B76" w:rsidP="00394B76">
      <w:pPr>
        <w:spacing w:line="240" w:lineRule="auto"/>
        <w:rPr>
          <w:rFonts w:ascii="Times New Roman" w:hAnsi="Times New Roman" w:cs="Times New Roman"/>
        </w:rPr>
      </w:pPr>
    </w:p>
    <w:p w14:paraId="389DB2FC"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--SRAM---------------------------------------------</w:t>
      </w:r>
    </w:p>
    <w:p w14:paraId="14E841B2"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signal choose     </w:t>
      </w:r>
      <w:proofErr w:type="gramStart"/>
      <w:r w:rsidRPr="00394B76">
        <w:rPr>
          <w:rFonts w:ascii="Times New Roman" w:hAnsi="Times New Roman" w:cs="Times New Roman"/>
        </w:rPr>
        <w:t xml:space="preserve">  :</w:t>
      </w:r>
      <w:proofErr w:type="gramEnd"/>
      <w:r w:rsidRPr="00394B76">
        <w:rPr>
          <w:rFonts w:ascii="Times New Roman" w:hAnsi="Times New Roman" w:cs="Times New Roman"/>
        </w:rPr>
        <w:t xml:space="preserve"> </w:t>
      </w:r>
      <w:proofErr w:type="spellStart"/>
      <w:r w:rsidRPr="00394B76">
        <w:rPr>
          <w:rFonts w:ascii="Times New Roman" w:hAnsi="Times New Roman" w:cs="Times New Roman"/>
        </w:rPr>
        <w:t>std_logic</w:t>
      </w:r>
      <w:proofErr w:type="spellEnd"/>
      <w:r w:rsidRPr="00394B76">
        <w:rPr>
          <w:rFonts w:ascii="Times New Roman" w:hAnsi="Times New Roman" w:cs="Times New Roman"/>
        </w:rPr>
        <w:t>;</w:t>
      </w:r>
    </w:p>
    <w:p w14:paraId="2D2CFC78"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lastRenderedPageBreak/>
        <w:t xml:space="preserve">signal </w:t>
      </w:r>
      <w:proofErr w:type="spellStart"/>
      <w:r w:rsidRPr="00394B76">
        <w:rPr>
          <w:rFonts w:ascii="Times New Roman" w:hAnsi="Times New Roman" w:cs="Times New Roman"/>
        </w:rPr>
        <w:t>r_or_w</w:t>
      </w:r>
      <w:proofErr w:type="spellEnd"/>
      <w:r w:rsidRPr="00394B76">
        <w:rPr>
          <w:rFonts w:ascii="Times New Roman" w:hAnsi="Times New Roman" w:cs="Times New Roman"/>
        </w:rPr>
        <w:t xml:space="preserve">       : </w:t>
      </w:r>
      <w:proofErr w:type="spellStart"/>
      <w:r w:rsidRPr="00394B76">
        <w:rPr>
          <w:rFonts w:ascii="Times New Roman" w:hAnsi="Times New Roman" w:cs="Times New Roman"/>
        </w:rPr>
        <w:t>std_logic</w:t>
      </w:r>
      <w:proofErr w:type="spellEnd"/>
      <w:r w:rsidRPr="00394B76">
        <w:rPr>
          <w:rFonts w:ascii="Times New Roman" w:hAnsi="Times New Roman" w:cs="Times New Roman"/>
        </w:rPr>
        <w:t>; -- Active Low (</w:t>
      </w:r>
      <w:proofErr w:type="spellStart"/>
      <w:r w:rsidRPr="00394B76">
        <w:rPr>
          <w:rFonts w:ascii="Times New Roman" w:hAnsi="Times New Roman" w:cs="Times New Roman"/>
        </w:rPr>
        <w:t>reand</w:t>
      </w:r>
      <w:proofErr w:type="spellEnd"/>
      <w:r w:rsidRPr="00394B76">
        <w:rPr>
          <w:rFonts w:ascii="Times New Roman" w:hAnsi="Times New Roman" w:cs="Times New Roman"/>
        </w:rPr>
        <w:t xml:space="preserve"> &amp; write) --write '0' --read '1'</w:t>
      </w:r>
    </w:p>
    <w:p w14:paraId="31DE40EA"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signal address    </w:t>
      </w:r>
      <w:proofErr w:type="gramStart"/>
      <w:r w:rsidRPr="00394B76">
        <w:rPr>
          <w:rFonts w:ascii="Times New Roman" w:hAnsi="Times New Roman" w:cs="Times New Roman"/>
        </w:rPr>
        <w:t xml:space="preserve">  :</w:t>
      </w:r>
      <w:proofErr w:type="gramEnd"/>
      <w:r w:rsidRPr="00394B76">
        <w:rPr>
          <w:rFonts w:ascii="Times New Roman" w:hAnsi="Times New Roman" w:cs="Times New Roman"/>
        </w:rPr>
        <w:t xml:space="preserve"> </w:t>
      </w:r>
      <w:proofErr w:type="spellStart"/>
      <w:r w:rsidRPr="00394B76">
        <w:rPr>
          <w:rFonts w:ascii="Times New Roman" w:hAnsi="Times New Roman" w:cs="Times New Roman"/>
        </w:rPr>
        <w:t>std_logic_vector</w:t>
      </w:r>
      <w:proofErr w:type="spellEnd"/>
      <w:r w:rsidRPr="00394B76">
        <w:rPr>
          <w:rFonts w:ascii="Times New Roman" w:hAnsi="Times New Roman" w:cs="Times New Roman"/>
        </w:rPr>
        <w:t xml:space="preserve">(6 </w:t>
      </w:r>
      <w:proofErr w:type="spellStart"/>
      <w:r w:rsidRPr="00394B76">
        <w:rPr>
          <w:rFonts w:ascii="Times New Roman" w:hAnsi="Times New Roman" w:cs="Times New Roman"/>
        </w:rPr>
        <w:t>downto</w:t>
      </w:r>
      <w:proofErr w:type="spellEnd"/>
      <w:r w:rsidRPr="00394B76">
        <w:rPr>
          <w:rFonts w:ascii="Times New Roman" w:hAnsi="Times New Roman" w:cs="Times New Roman"/>
        </w:rPr>
        <w:t xml:space="preserve"> 0);</w:t>
      </w:r>
    </w:p>
    <w:p w14:paraId="366D2920"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w:t>
      </w:r>
    </w:p>
    <w:p w14:paraId="76C0E2C4" w14:textId="77777777" w:rsidR="00394B76" w:rsidRPr="00394B76" w:rsidRDefault="00394B76" w:rsidP="00394B76">
      <w:pPr>
        <w:spacing w:line="240" w:lineRule="auto"/>
        <w:rPr>
          <w:rFonts w:ascii="Times New Roman" w:hAnsi="Times New Roman" w:cs="Times New Roman"/>
        </w:rPr>
      </w:pPr>
    </w:p>
    <w:p w14:paraId="60C8652C"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type </w:t>
      </w:r>
      <w:proofErr w:type="spellStart"/>
      <w:r w:rsidRPr="00394B76">
        <w:rPr>
          <w:rFonts w:ascii="Times New Roman" w:hAnsi="Times New Roman" w:cs="Times New Roman"/>
        </w:rPr>
        <w:t>state_type</w:t>
      </w:r>
      <w:proofErr w:type="spellEnd"/>
      <w:r w:rsidRPr="00394B76">
        <w:rPr>
          <w:rFonts w:ascii="Times New Roman" w:hAnsi="Times New Roman" w:cs="Times New Roman"/>
        </w:rPr>
        <w:t xml:space="preserve"> is (</w:t>
      </w:r>
      <w:proofErr w:type="spellStart"/>
      <w:r w:rsidRPr="00394B76">
        <w:rPr>
          <w:rFonts w:ascii="Times New Roman" w:hAnsi="Times New Roman" w:cs="Times New Roman"/>
        </w:rPr>
        <w:t>s_initial</w:t>
      </w:r>
      <w:proofErr w:type="spellEnd"/>
      <w:r w:rsidRPr="00394B76">
        <w:rPr>
          <w:rFonts w:ascii="Times New Roman" w:hAnsi="Times New Roman" w:cs="Times New Roman"/>
        </w:rPr>
        <w:t>, s_ld_input_1, s_ld_input_2, s_send2multi, s_send2multi_w1</w:t>
      </w:r>
      <w:proofErr w:type="gramStart"/>
      <w:r w:rsidRPr="00394B76">
        <w:rPr>
          <w:rFonts w:ascii="Times New Roman" w:hAnsi="Times New Roman" w:cs="Times New Roman"/>
        </w:rPr>
        <w:t>);</w:t>
      </w:r>
      <w:proofErr w:type="gramEnd"/>
    </w:p>
    <w:p w14:paraId="02DE3F73"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signal </w:t>
      </w:r>
      <w:proofErr w:type="spellStart"/>
      <w:r w:rsidRPr="00394B76">
        <w:rPr>
          <w:rFonts w:ascii="Times New Roman" w:hAnsi="Times New Roman" w:cs="Times New Roman"/>
        </w:rPr>
        <w:t>state_reg</w:t>
      </w:r>
      <w:proofErr w:type="spellEnd"/>
      <w:r w:rsidRPr="00394B76">
        <w:rPr>
          <w:rFonts w:ascii="Times New Roman" w:hAnsi="Times New Roman" w:cs="Times New Roman"/>
        </w:rPr>
        <w:t xml:space="preserve">, </w:t>
      </w:r>
      <w:proofErr w:type="spellStart"/>
      <w:r w:rsidRPr="00394B76">
        <w:rPr>
          <w:rFonts w:ascii="Times New Roman" w:hAnsi="Times New Roman" w:cs="Times New Roman"/>
        </w:rPr>
        <w:t>state_</w:t>
      </w:r>
      <w:proofErr w:type="gramStart"/>
      <w:r w:rsidRPr="00394B76">
        <w:rPr>
          <w:rFonts w:ascii="Times New Roman" w:hAnsi="Times New Roman" w:cs="Times New Roman"/>
        </w:rPr>
        <w:t>nxt</w:t>
      </w:r>
      <w:proofErr w:type="spellEnd"/>
      <w:r w:rsidRPr="00394B76">
        <w:rPr>
          <w:rFonts w:ascii="Times New Roman" w:hAnsi="Times New Roman" w:cs="Times New Roman"/>
        </w:rPr>
        <w:t xml:space="preserve"> :</w:t>
      </w:r>
      <w:proofErr w:type="gramEnd"/>
      <w:r w:rsidRPr="00394B76">
        <w:rPr>
          <w:rFonts w:ascii="Times New Roman" w:hAnsi="Times New Roman" w:cs="Times New Roman"/>
        </w:rPr>
        <w:t xml:space="preserve"> </w:t>
      </w:r>
      <w:proofErr w:type="spellStart"/>
      <w:r w:rsidRPr="00394B76">
        <w:rPr>
          <w:rFonts w:ascii="Times New Roman" w:hAnsi="Times New Roman" w:cs="Times New Roman"/>
        </w:rPr>
        <w:t>state_type</w:t>
      </w:r>
      <w:proofErr w:type="spellEnd"/>
      <w:r w:rsidRPr="00394B76">
        <w:rPr>
          <w:rFonts w:ascii="Times New Roman" w:hAnsi="Times New Roman" w:cs="Times New Roman"/>
        </w:rPr>
        <w:t>;</w:t>
      </w:r>
    </w:p>
    <w:p w14:paraId="2334D8EC" w14:textId="77777777" w:rsidR="00394B76" w:rsidRPr="00394B76" w:rsidRDefault="00394B76" w:rsidP="00394B76">
      <w:pPr>
        <w:spacing w:line="240" w:lineRule="auto"/>
        <w:rPr>
          <w:rFonts w:ascii="Times New Roman" w:hAnsi="Times New Roman" w:cs="Times New Roman"/>
        </w:rPr>
      </w:pPr>
    </w:p>
    <w:p w14:paraId="3D72ADC7"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signal reg_1, reg_1_</w:t>
      </w:r>
      <w:proofErr w:type="gramStart"/>
      <w:r w:rsidRPr="00394B76">
        <w:rPr>
          <w:rFonts w:ascii="Times New Roman" w:hAnsi="Times New Roman" w:cs="Times New Roman"/>
        </w:rPr>
        <w:t>nxt :</w:t>
      </w:r>
      <w:proofErr w:type="gramEnd"/>
      <w:r w:rsidRPr="00394B76">
        <w:rPr>
          <w:rFonts w:ascii="Times New Roman" w:hAnsi="Times New Roman" w:cs="Times New Roman"/>
        </w:rPr>
        <w:t xml:space="preserve"> </w:t>
      </w:r>
      <w:proofErr w:type="spellStart"/>
      <w:r w:rsidRPr="00394B76">
        <w:rPr>
          <w:rFonts w:ascii="Times New Roman" w:hAnsi="Times New Roman" w:cs="Times New Roman"/>
        </w:rPr>
        <w:t>std_logic_vector</w:t>
      </w:r>
      <w:proofErr w:type="spellEnd"/>
      <w:r w:rsidRPr="00394B76">
        <w:rPr>
          <w:rFonts w:ascii="Times New Roman" w:hAnsi="Times New Roman" w:cs="Times New Roman"/>
        </w:rPr>
        <w:t xml:space="preserve">(15 </w:t>
      </w:r>
      <w:proofErr w:type="spellStart"/>
      <w:r w:rsidRPr="00394B76">
        <w:rPr>
          <w:rFonts w:ascii="Times New Roman" w:hAnsi="Times New Roman" w:cs="Times New Roman"/>
        </w:rPr>
        <w:t>downto</w:t>
      </w:r>
      <w:proofErr w:type="spellEnd"/>
      <w:r w:rsidRPr="00394B76">
        <w:rPr>
          <w:rFonts w:ascii="Times New Roman" w:hAnsi="Times New Roman" w:cs="Times New Roman"/>
        </w:rPr>
        <w:t xml:space="preserve"> 0);</w:t>
      </w:r>
    </w:p>
    <w:p w14:paraId="7381862E"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signal reg_2, reg_2_</w:t>
      </w:r>
      <w:proofErr w:type="gramStart"/>
      <w:r w:rsidRPr="00394B76">
        <w:rPr>
          <w:rFonts w:ascii="Times New Roman" w:hAnsi="Times New Roman" w:cs="Times New Roman"/>
        </w:rPr>
        <w:t>nxt :</w:t>
      </w:r>
      <w:proofErr w:type="gramEnd"/>
      <w:r w:rsidRPr="00394B76">
        <w:rPr>
          <w:rFonts w:ascii="Times New Roman" w:hAnsi="Times New Roman" w:cs="Times New Roman"/>
        </w:rPr>
        <w:t xml:space="preserve"> </w:t>
      </w:r>
      <w:proofErr w:type="spellStart"/>
      <w:r w:rsidRPr="00394B76">
        <w:rPr>
          <w:rFonts w:ascii="Times New Roman" w:hAnsi="Times New Roman" w:cs="Times New Roman"/>
        </w:rPr>
        <w:t>std_logic_vector</w:t>
      </w:r>
      <w:proofErr w:type="spellEnd"/>
      <w:r w:rsidRPr="00394B76">
        <w:rPr>
          <w:rFonts w:ascii="Times New Roman" w:hAnsi="Times New Roman" w:cs="Times New Roman"/>
        </w:rPr>
        <w:t xml:space="preserve">(15 </w:t>
      </w:r>
      <w:proofErr w:type="spellStart"/>
      <w:r w:rsidRPr="00394B76">
        <w:rPr>
          <w:rFonts w:ascii="Times New Roman" w:hAnsi="Times New Roman" w:cs="Times New Roman"/>
        </w:rPr>
        <w:t>downto</w:t>
      </w:r>
      <w:proofErr w:type="spellEnd"/>
      <w:r w:rsidRPr="00394B76">
        <w:rPr>
          <w:rFonts w:ascii="Times New Roman" w:hAnsi="Times New Roman" w:cs="Times New Roman"/>
        </w:rPr>
        <w:t xml:space="preserve"> 0);</w:t>
      </w:r>
    </w:p>
    <w:p w14:paraId="4B057936"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signal reg_3, reg_3_nxt : </w:t>
      </w:r>
      <w:proofErr w:type="spellStart"/>
      <w:r w:rsidRPr="00394B76">
        <w:rPr>
          <w:rFonts w:ascii="Times New Roman" w:hAnsi="Times New Roman" w:cs="Times New Roman"/>
        </w:rPr>
        <w:t>std_logic_vector</w:t>
      </w:r>
      <w:proofErr w:type="spellEnd"/>
      <w:r w:rsidRPr="00394B76">
        <w:rPr>
          <w:rFonts w:ascii="Times New Roman" w:hAnsi="Times New Roman" w:cs="Times New Roman"/>
        </w:rPr>
        <w:t xml:space="preserve">(15 </w:t>
      </w:r>
      <w:proofErr w:type="spellStart"/>
      <w:r w:rsidRPr="00394B76">
        <w:rPr>
          <w:rFonts w:ascii="Times New Roman" w:hAnsi="Times New Roman" w:cs="Times New Roman"/>
        </w:rPr>
        <w:t>downto</w:t>
      </w:r>
      <w:proofErr w:type="spellEnd"/>
      <w:r w:rsidRPr="00394B76">
        <w:rPr>
          <w:rFonts w:ascii="Times New Roman" w:hAnsi="Times New Roman" w:cs="Times New Roman"/>
        </w:rPr>
        <w:t xml:space="preserve"> 0);</w:t>
      </w:r>
    </w:p>
    <w:p w14:paraId="2C07F90A"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signal reg_4, reg_4_nxt : </w:t>
      </w:r>
      <w:proofErr w:type="spellStart"/>
      <w:r w:rsidRPr="00394B76">
        <w:rPr>
          <w:rFonts w:ascii="Times New Roman" w:hAnsi="Times New Roman" w:cs="Times New Roman"/>
        </w:rPr>
        <w:t>std_logic_vector</w:t>
      </w:r>
      <w:proofErr w:type="spellEnd"/>
      <w:r w:rsidRPr="00394B76">
        <w:rPr>
          <w:rFonts w:ascii="Times New Roman" w:hAnsi="Times New Roman" w:cs="Times New Roman"/>
        </w:rPr>
        <w:t xml:space="preserve">(15 </w:t>
      </w:r>
      <w:proofErr w:type="spellStart"/>
      <w:r w:rsidRPr="00394B76">
        <w:rPr>
          <w:rFonts w:ascii="Times New Roman" w:hAnsi="Times New Roman" w:cs="Times New Roman"/>
        </w:rPr>
        <w:t>downto</w:t>
      </w:r>
      <w:proofErr w:type="spellEnd"/>
      <w:r w:rsidRPr="00394B76">
        <w:rPr>
          <w:rFonts w:ascii="Times New Roman" w:hAnsi="Times New Roman" w:cs="Times New Roman"/>
        </w:rPr>
        <w:t xml:space="preserve"> 0);</w:t>
      </w:r>
    </w:p>
    <w:p w14:paraId="48E9C81A" w14:textId="77777777" w:rsidR="00394B76" w:rsidRPr="00394B76" w:rsidRDefault="00394B76" w:rsidP="00394B76">
      <w:pPr>
        <w:spacing w:line="240" w:lineRule="auto"/>
        <w:rPr>
          <w:rFonts w:ascii="Times New Roman" w:hAnsi="Times New Roman" w:cs="Times New Roman"/>
        </w:rPr>
      </w:pPr>
    </w:p>
    <w:p w14:paraId="4BAE749F"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--enable write in reg</w:t>
      </w:r>
    </w:p>
    <w:p w14:paraId="7EBCD62B"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signal flag</w:t>
      </w:r>
      <w:proofErr w:type="gramStart"/>
      <w:r w:rsidRPr="00394B76">
        <w:rPr>
          <w:rFonts w:ascii="Times New Roman" w:hAnsi="Times New Roman" w:cs="Times New Roman"/>
        </w:rPr>
        <w:t>1 :</w:t>
      </w:r>
      <w:proofErr w:type="gramEnd"/>
      <w:r w:rsidRPr="00394B76">
        <w:rPr>
          <w:rFonts w:ascii="Times New Roman" w:hAnsi="Times New Roman" w:cs="Times New Roman"/>
        </w:rPr>
        <w:t xml:space="preserve"> </w:t>
      </w:r>
      <w:proofErr w:type="spellStart"/>
      <w:r w:rsidRPr="00394B76">
        <w:rPr>
          <w:rFonts w:ascii="Times New Roman" w:hAnsi="Times New Roman" w:cs="Times New Roman"/>
        </w:rPr>
        <w:t>std_logic</w:t>
      </w:r>
      <w:proofErr w:type="spellEnd"/>
      <w:r w:rsidRPr="00394B76">
        <w:rPr>
          <w:rFonts w:ascii="Times New Roman" w:hAnsi="Times New Roman" w:cs="Times New Roman"/>
        </w:rPr>
        <w:t>;</w:t>
      </w:r>
    </w:p>
    <w:p w14:paraId="2D712ABB"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--enable send data</w:t>
      </w:r>
    </w:p>
    <w:p w14:paraId="69810C31"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signal flag</w:t>
      </w:r>
      <w:proofErr w:type="gramStart"/>
      <w:r w:rsidRPr="00394B76">
        <w:rPr>
          <w:rFonts w:ascii="Times New Roman" w:hAnsi="Times New Roman" w:cs="Times New Roman"/>
        </w:rPr>
        <w:t>2 :</w:t>
      </w:r>
      <w:proofErr w:type="gramEnd"/>
      <w:r w:rsidRPr="00394B76">
        <w:rPr>
          <w:rFonts w:ascii="Times New Roman" w:hAnsi="Times New Roman" w:cs="Times New Roman"/>
        </w:rPr>
        <w:t xml:space="preserve"> </w:t>
      </w:r>
      <w:proofErr w:type="spellStart"/>
      <w:r w:rsidRPr="00394B76">
        <w:rPr>
          <w:rFonts w:ascii="Times New Roman" w:hAnsi="Times New Roman" w:cs="Times New Roman"/>
        </w:rPr>
        <w:t>std_logic</w:t>
      </w:r>
      <w:proofErr w:type="spellEnd"/>
      <w:r w:rsidRPr="00394B76">
        <w:rPr>
          <w:rFonts w:ascii="Times New Roman" w:hAnsi="Times New Roman" w:cs="Times New Roman"/>
        </w:rPr>
        <w:t>;</w:t>
      </w:r>
    </w:p>
    <w:p w14:paraId="16BD9FDA" w14:textId="77777777" w:rsidR="00394B76" w:rsidRPr="00394B76" w:rsidRDefault="00394B76" w:rsidP="00394B76">
      <w:pPr>
        <w:spacing w:line="240" w:lineRule="auto"/>
        <w:rPr>
          <w:rFonts w:ascii="Times New Roman" w:hAnsi="Times New Roman" w:cs="Times New Roman"/>
        </w:rPr>
      </w:pPr>
    </w:p>
    <w:p w14:paraId="03AA1ED4"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signal hold, </w:t>
      </w:r>
      <w:proofErr w:type="spellStart"/>
      <w:r w:rsidRPr="00394B76">
        <w:rPr>
          <w:rFonts w:ascii="Times New Roman" w:hAnsi="Times New Roman" w:cs="Times New Roman"/>
        </w:rPr>
        <w:t>hold_</w:t>
      </w:r>
      <w:proofErr w:type="gramStart"/>
      <w:r w:rsidRPr="00394B76">
        <w:rPr>
          <w:rFonts w:ascii="Times New Roman" w:hAnsi="Times New Roman" w:cs="Times New Roman"/>
        </w:rPr>
        <w:t>nxt</w:t>
      </w:r>
      <w:proofErr w:type="spellEnd"/>
      <w:r w:rsidRPr="00394B76">
        <w:rPr>
          <w:rFonts w:ascii="Times New Roman" w:hAnsi="Times New Roman" w:cs="Times New Roman"/>
        </w:rPr>
        <w:t xml:space="preserve"> :</w:t>
      </w:r>
      <w:proofErr w:type="gramEnd"/>
      <w:r w:rsidRPr="00394B76">
        <w:rPr>
          <w:rFonts w:ascii="Times New Roman" w:hAnsi="Times New Roman" w:cs="Times New Roman"/>
        </w:rPr>
        <w:t xml:space="preserve"> </w:t>
      </w:r>
      <w:proofErr w:type="spellStart"/>
      <w:r w:rsidRPr="00394B76">
        <w:rPr>
          <w:rFonts w:ascii="Times New Roman" w:hAnsi="Times New Roman" w:cs="Times New Roman"/>
        </w:rPr>
        <w:t>std_logic_vector</w:t>
      </w:r>
      <w:proofErr w:type="spellEnd"/>
      <w:r w:rsidRPr="00394B76">
        <w:rPr>
          <w:rFonts w:ascii="Times New Roman" w:hAnsi="Times New Roman" w:cs="Times New Roman"/>
        </w:rPr>
        <w:t xml:space="preserve">(0 </w:t>
      </w:r>
      <w:proofErr w:type="spellStart"/>
      <w:r w:rsidRPr="00394B76">
        <w:rPr>
          <w:rFonts w:ascii="Times New Roman" w:hAnsi="Times New Roman" w:cs="Times New Roman"/>
        </w:rPr>
        <w:t>downto</w:t>
      </w:r>
      <w:proofErr w:type="spellEnd"/>
      <w:r w:rsidRPr="00394B76">
        <w:rPr>
          <w:rFonts w:ascii="Times New Roman" w:hAnsi="Times New Roman" w:cs="Times New Roman"/>
        </w:rPr>
        <w:t xml:space="preserve"> 0) := (others =&gt; '0');</w:t>
      </w:r>
    </w:p>
    <w:p w14:paraId="306D5A12" w14:textId="77777777" w:rsidR="00394B76" w:rsidRPr="00394B76" w:rsidRDefault="00394B76" w:rsidP="00394B76">
      <w:pPr>
        <w:spacing w:line="240" w:lineRule="auto"/>
        <w:rPr>
          <w:rFonts w:ascii="Times New Roman" w:hAnsi="Times New Roman" w:cs="Times New Roman"/>
        </w:rPr>
      </w:pPr>
    </w:p>
    <w:p w14:paraId="6E254113"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--control load</w:t>
      </w:r>
    </w:p>
    <w:p w14:paraId="263E5C42"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signal counter1, counter1_</w:t>
      </w:r>
      <w:proofErr w:type="gramStart"/>
      <w:r w:rsidRPr="00394B76">
        <w:rPr>
          <w:rFonts w:ascii="Times New Roman" w:hAnsi="Times New Roman" w:cs="Times New Roman"/>
        </w:rPr>
        <w:t>nxt :</w:t>
      </w:r>
      <w:proofErr w:type="gramEnd"/>
      <w:r w:rsidRPr="00394B76">
        <w:rPr>
          <w:rFonts w:ascii="Times New Roman" w:hAnsi="Times New Roman" w:cs="Times New Roman"/>
        </w:rPr>
        <w:t xml:space="preserve"> </w:t>
      </w:r>
      <w:proofErr w:type="spellStart"/>
      <w:r w:rsidRPr="00394B76">
        <w:rPr>
          <w:rFonts w:ascii="Times New Roman" w:hAnsi="Times New Roman" w:cs="Times New Roman"/>
        </w:rPr>
        <w:t>std_logic_vector</w:t>
      </w:r>
      <w:proofErr w:type="spellEnd"/>
      <w:r w:rsidRPr="00394B76">
        <w:rPr>
          <w:rFonts w:ascii="Times New Roman" w:hAnsi="Times New Roman" w:cs="Times New Roman"/>
        </w:rPr>
        <w:t xml:space="preserve">(2 </w:t>
      </w:r>
      <w:proofErr w:type="spellStart"/>
      <w:r w:rsidRPr="00394B76">
        <w:rPr>
          <w:rFonts w:ascii="Times New Roman" w:hAnsi="Times New Roman" w:cs="Times New Roman"/>
        </w:rPr>
        <w:t>downto</w:t>
      </w:r>
      <w:proofErr w:type="spellEnd"/>
      <w:r w:rsidRPr="00394B76">
        <w:rPr>
          <w:rFonts w:ascii="Times New Roman" w:hAnsi="Times New Roman" w:cs="Times New Roman"/>
        </w:rPr>
        <w:t xml:space="preserve"> 0) := (others =&gt; '0');</w:t>
      </w:r>
    </w:p>
    <w:p w14:paraId="4166083F"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--control </w:t>
      </w:r>
      <w:proofErr w:type="gramStart"/>
      <w:r w:rsidRPr="00394B76">
        <w:rPr>
          <w:rFonts w:ascii="Times New Roman" w:hAnsi="Times New Roman" w:cs="Times New Roman"/>
        </w:rPr>
        <w:t>send</w:t>
      </w:r>
      <w:proofErr w:type="gramEnd"/>
    </w:p>
    <w:p w14:paraId="0257428A"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signal counter2, counter2_</w:t>
      </w:r>
      <w:proofErr w:type="gramStart"/>
      <w:r w:rsidRPr="00394B76">
        <w:rPr>
          <w:rFonts w:ascii="Times New Roman" w:hAnsi="Times New Roman" w:cs="Times New Roman"/>
        </w:rPr>
        <w:t>nxt :</w:t>
      </w:r>
      <w:proofErr w:type="gramEnd"/>
      <w:r w:rsidRPr="00394B76">
        <w:rPr>
          <w:rFonts w:ascii="Times New Roman" w:hAnsi="Times New Roman" w:cs="Times New Roman"/>
        </w:rPr>
        <w:t xml:space="preserve"> </w:t>
      </w:r>
      <w:proofErr w:type="spellStart"/>
      <w:r w:rsidRPr="00394B76">
        <w:rPr>
          <w:rFonts w:ascii="Times New Roman" w:hAnsi="Times New Roman" w:cs="Times New Roman"/>
        </w:rPr>
        <w:t>std_logic_vector</w:t>
      </w:r>
      <w:proofErr w:type="spellEnd"/>
      <w:r w:rsidRPr="00394B76">
        <w:rPr>
          <w:rFonts w:ascii="Times New Roman" w:hAnsi="Times New Roman" w:cs="Times New Roman"/>
        </w:rPr>
        <w:t xml:space="preserve">(1 </w:t>
      </w:r>
      <w:proofErr w:type="spellStart"/>
      <w:r w:rsidRPr="00394B76">
        <w:rPr>
          <w:rFonts w:ascii="Times New Roman" w:hAnsi="Times New Roman" w:cs="Times New Roman"/>
        </w:rPr>
        <w:t>downto</w:t>
      </w:r>
      <w:proofErr w:type="spellEnd"/>
      <w:r w:rsidRPr="00394B76">
        <w:rPr>
          <w:rFonts w:ascii="Times New Roman" w:hAnsi="Times New Roman" w:cs="Times New Roman"/>
        </w:rPr>
        <w:t xml:space="preserve"> 0) := (others =&gt; '0');</w:t>
      </w:r>
    </w:p>
    <w:p w14:paraId="68A05FF4"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--control the loop will be executed 14 times</w:t>
      </w:r>
    </w:p>
    <w:p w14:paraId="6B8DF9D8"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signal counter3, counter3_nxt : </w:t>
      </w:r>
      <w:proofErr w:type="spellStart"/>
      <w:r w:rsidRPr="00394B76">
        <w:rPr>
          <w:rFonts w:ascii="Times New Roman" w:hAnsi="Times New Roman" w:cs="Times New Roman"/>
        </w:rPr>
        <w:t>std_logic_vector</w:t>
      </w:r>
      <w:proofErr w:type="spellEnd"/>
      <w:r w:rsidRPr="00394B76">
        <w:rPr>
          <w:rFonts w:ascii="Times New Roman" w:hAnsi="Times New Roman" w:cs="Times New Roman"/>
        </w:rPr>
        <w:t xml:space="preserve">(3 </w:t>
      </w:r>
      <w:proofErr w:type="spellStart"/>
      <w:r w:rsidRPr="00394B76">
        <w:rPr>
          <w:rFonts w:ascii="Times New Roman" w:hAnsi="Times New Roman" w:cs="Times New Roman"/>
        </w:rPr>
        <w:t>downto</w:t>
      </w:r>
      <w:proofErr w:type="spellEnd"/>
      <w:r w:rsidRPr="00394B76">
        <w:rPr>
          <w:rFonts w:ascii="Times New Roman" w:hAnsi="Times New Roman" w:cs="Times New Roman"/>
        </w:rPr>
        <w:t xml:space="preserve"> 0) := (others =&gt; '0');</w:t>
      </w:r>
    </w:p>
    <w:p w14:paraId="40B6BB05" w14:textId="77777777" w:rsidR="00394B76" w:rsidRPr="00394B76" w:rsidRDefault="00394B76" w:rsidP="00394B76">
      <w:pPr>
        <w:spacing w:line="240" w:lineRule="auto"/>
        <w:rPr>
          <w:rFonts w:ascii="Times New Roman" w:hAnsi="Times New Roman" w:cs="Times New Roman"/>
        </w:rPr>
      </w:pPr>
    </w:p>
    <w:p w14:paraId="3D3189DB"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signal counter4, counter4_nxt : </w:t>
      </w:r>
      <w:proofErr w:type="spellStart"/>
      <w:r w:rsidRPr="00394B76">
        <w:rPr>
          <w:rFonts w:ascii="Times New Roman" w:hAnsi="Times New Roman" w:cs="Times New Roman"/>
        </w:rPr>
        <w:t>std_logic_vector</w:t>
      </w:r>
      <w:proofErr w:type="spellEnd"/>
      <w:r w:rsidRPr="00394B76">
        <w:rPr>
          <w:rFonts w:ascii="Times New Roman" w:hAnsi="Times New Roman" w:cs="Times New Roman"/>
        </w:rPr>
        <w:t xml:space="preserve">(3 </w:t>
      </w:r>
      <w:proofErr w:type="spellStart"/>
      <w:r w:rsidRPr="00394B76">
        <w:rPr>
          <w:rFonts w:ascii="Times New Roman" w:hAnsi="Times New Roman" w:cs="Times New Roman"/>
        </w:rPr>
        <w:t>downto</w:t>
      </w:r>
      <w:proofErr w:type="spellEnd"/>
      <w:r w:rsidRPr="00394B76">
        <w:rPr>
          <w:rFonts w:ascii="Times New Roman" w:hAnsi="Times New Roman" w:cs="Times New Roman"/>
        </w:rPr>
        <w:t xml:space="preserve"> 0) := (others =&gt; '0');</w:t>
      </w:r>
    </w:p>
    <w:p w14:paraId="308264A3" w14:textId="77777777" w:rsidR="00394B76" w:rsidRPr="00394B76" w:rsidRDefault="00394B76" w:rsidP="00394B76">
      <w:pPr>
        <w:spacing w:line="240" w:lineRule="auto"/>
        <w:rPr>
          <w:rFonts w:ascii="Times New Roman" w:hAnsi="Times New Roman" w:cs="Times New Roman"/>
        </w:rPr>
      </w:pPr>
    </w:p>
    <w:p w14:paraId="155B7F09"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signal input_32 : </w:t>
      </w:r>
      <w:proofErr w:type="spellStart"/>
      <w:r w:rsidRPr="00394B76">
        <w:rPr>
          <w:rFonts w:ascii="Times New Roman" w:hAnsi="Times New Roman" w:cs="Times New Roman"/>
        </w:rPr>
        <w:t>std_logic_vector</w:t>
      </w:r>
      <w:proofErr w:type="spellEnd"/>
      <w:r w:rsidRPr="00394B76">
        <w:rPr>
          <w:rFonts w:ascii="Times New Roman" w:hAnsi="Times New Roman" w:cs="Times New Roman"/>
        </w:rPr>
        <w:t xml:space="preserve">(15 </w:t>
      </w:r>
      <w:proofErr w:type="spellStart"/>
      <w:r w:rsidRPr="00394B76">
        <w:rPr>
          <w:rFonts w:ascii="Times New Roman" w:hAnsi="Times New Roman" w:cs="Times New Roman"/>
        </w:rPr>
        <w:t>downto</w:t>
      </w:r>
      <w:proofErr w:type="spellEnd"/>
      <w:r w:rsidRPr="00394B76">
        <w:rPr>
          <w:rFonts w:ascii="Times New Roman" w:hAnsi="Times New Roman" w:cs="Times New Roman"/>
        </w:rPr>
        <w:t xml:space="preserve"> 0);</w:t>
      </w:r>
    </w:p>
    <w:p w14:paraId="72252A1F"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signal input  </w:t>
      </w:r>
      <w:proofErr w:type="gramStart"/>
      <w:r w:rsidRPr="00394B76">
        <w:rPr>
          <w:rFonts w:ascii="Times New Roman" w:hAnsi="Times New Roman" w:cs="Times New Roman"/>
        </w:rPr>
        <w:t xml:space="preserve">  :</w:t>
      </w:r>
      <w:proofErr w:type="gramEnd"/>
      <w:r w:rsidRPr="00394B76">
        <w:rPr>
          <w:rFonts w:ascii="Times New Roman" w:hAnsi="Times New Roman" w:cs="Times New Roman"/>
        </w:rPr>
        <w:t xml:space="preserve"> </w:t>
      </w:r>
      <w:proofErr w:type="spellStart"/>
      <w:r w:rsidRPr="00394B76">
        <w:rPr>
          <w:rFonts w:ascii="Times New Roman" w:hAnsi="Times New Roman" w:cs="Times New Roman"/>
        </w:rPr>
        <w:t>std_logic_vector</w:t>
      </w:r>
      <w:proofErr w:type="spellEnd"/>
      <w:r w:rsidRPr="00394B76">
        <w:rPr>
          <w:rFonts w:ascii="Times New Roman" w:hAnsi="Times New Roman" w:cs="Times New Roman"/>
        </w:rPr>
        <w:t xml:space="preserve">(15 </w:t>
      </w:r>
      <w:proofErr w:type="spellStart"/>
      <w:r w:rsidRPr="00394B76">
        <w:rPr>
          <w:rFonts w:ascii="Times New Roman" w:hAnsi="Times New Roman" w:cs="Times New Roman"/>
        </w:rPr>
        <w:t>downto</w:t>
      </w:r>
      <w:proofErr w:type="spellEnd"/>
      <w:r w:rsidRPr="00394B76">
        <w:rPr>
          <w:rFonts w:ascii="Times New Roman" w:hAnsi="Times New Roman" w:cs="Times New Roman"/>
        </w:rPr>
        <w:t xml:space="preserve"> 0);</w:t>
      </w:r>
    </w:p>
    <w:p w14:paraId="7527071C" w14:textId="77777777" w:rsidR="00394B76" w:rsidRPr="00394B76" w:rsidRDefault="00394B76" w:rsidP="00394B76">
      <w:pPr>
        <w:spacing w:line="240" w:lineRule="auto"/>
        <w:rPr>
          <w:rFonts w:ascii="Times New Roman" w:hAnsi="Times New Roman" w:cs="Times New Roman"/>
        </w:rPr>
      </w:pPr>
    </w:p>
    <w:p w14:paraId="7548C2FE"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begin</w:t>
      </w:r>
    </w:p>
    <w:p w14:paraId="036D7400" w14:textId="77777777" w:rsidR="00394B76" w:rsidRPr="00394B76" w:rsidRDefault="00394B76" w:rsidP="00394B76">
      <w:pPr>
        <w:spacing w:line="240" w:lineRule="auto"/>
        <w:rPr>
          <w:rFonts w:ascii="Times New Roman" w:hAnsi="Times New Roman" w:cs="Times New Roman"/>
        </w:rPr>
      </w:pPr>
    </w:p>
    <w:p w14:paraId="1907E2DE" w14:textId="77777777" w:rsidR="00394B76" w:rsidRPr="00394B76" w:rsidRDefault="00394B76" w:rsidP="00394B76">
      <w:pPr>
        <w:spacing w:line="240" w:lineRule="auto"/>
        <w:rPr>
          <w:rFonts w:ascii="Times New Roman" w:hAnsi="Times New Roman" w:cs="Times New Roman"/>
        </w:rPr>
      </w:pPr>
      <w:proofErr w:type="spellStart"/>
      <w:r w:rsidRPr="00394B76">
        <w:rPr>
          <w:rFonts w:ascii="Times New Roman" w:hAnsi="Times New Roman" w:cs="Times New Roman"/>
        </w:rPr>
        <w:t>Ram_input</w:t>
      </w:r>
      <w:proofErr w:type="spellEnd"/>
      <w:r w:rsidRPr="00394B76">
        <w:rPr>
          <w:rFonts w:ascii="Times New Roman" w:hAnsi="Times New Roman" w:cs="Times New Roman"/>
        </w:rPr>
        <w:t xml:space="preserve">: </w:t>
      </w:r>
      <w:proofErr w:type="spellStart"/>
      <w:r w:rsidRPr="00394B76">
        <w:rPr>
          <w:rFonts w:ascii="Times New Roman" w:hAnsi="Times New Roman" w:cs="Times New Roman"/>
        </w:rPr>
        <w:t>SRAM_input</w:t>
      </w:r>
      <w:proofErr w:type="spellEnd"/>
    </w:p>
    <w:p w14:paraId="5E972155"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port </w:t>
      </w:r>
      <w:proofErr w:type="gramStart"/>
      <w:r w:rsidRPr="00394B76">
        <w:rPr>
          <w:rFonts w:ascii="Times New Roman" w:hAnsi="Times New Roman" w:cs="Times New Roman"/>
        </w:rPr>
        <w:t>map(</w:t>
      </w:r>
      <w:proofErr w:type="gramEnd"/>
    </w:p>
    <w:p w14:paraId="66E6AD0B"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roofErr w:type="spellStart"/>
      <w:r w:rsidRPr="00394B76">
        <w:rPr>
          <w:rFonts w:ascii="Times New Roman" w:hAnsi="Times New Roman" w:cs="Times New Roman"/>
        </w:rPr>
        <w:t>clk</w:t>
      </w:r>
      <w:proofErr w:type="spellEnd"/>
      <w:r w:rsidRPr="00394B76">
        <w:rPr>
          <w:rFonts w:ascii="Times New Roman" w:hAnsi="Times New Roman" w:cs="Times New Roman"/>
        </w:rPr>
        <w:t xml:space="preserve">     =&gt; </w:t>
      </w:r>
      <w:proofErr w:type="spellStart"/>
      <w:r w:rsidRPr="00394B76">
        <w:rPr>
          <w:rFonts w:ascii="Times New Roman" w:hAnsi="Times New Roman" w:cs="Times New Roman"/>
        </w:rPr>
        <w:t>clk</w:t>
      </w:r>
      <w:proofErr w:type="spellEnd"/>
      <w:r w:rsidRPr="00394B76">
        <w:rPr>
          <w:rFonts w:ascii="Times New Roman" w:hAnsi="Times New Roman" w:cs="Times New Roman"/>
        </w:rPr>
        <w:t xml:space="preserve">,            </w:t>
      </w:r>
    </w:p>
    <w:p w14:paraId="3A895FCE"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we      =&gt; </w:t>
      </w:r>
      <w:proofErr w:type="spellStart"/>
      <w:r w:rsidRPr="00394B76">
        <w:rPr>
          <w:rFonts w:ascii="Times New Roman" w:hAnsi="Times New Roman" w:cs="Times New Roman"/>
        </w:rPr>
        <w:t>r_or_w</w:t>
      </w:r>
      <w:proofErr w:type="spellEnd"/>
      <w:r w:rsidRPr="00394B76">
        <w:rPr>
          <w:rFonts w:ascii="Times New Roman" w:hAnsi="Times New Roman" w:cs="Times New Roman"/>
        </w:rPr>
        <w:t>,</w:t>
      </w:r>
    </w:p>
    <w:p w14:paraId="432D2F63"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a       =&gt; address,</w:t>
      </w:r>
    </w:p>
    <w:p w14:paraId="377FC2BB"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d       =&gt; input_32,</w:t>
      </w:r>
    </w:p>
    <w:p w14:paraId="3B5E4AA3"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lastRenderedPageBreak/>
        <w:t xml:space="preserve">    </w:t>
      </w:r>
      <w:proofErr w:type="spellStart"/>
      <w:r w:rsidRPr="00394B76">
        <w:rPr>
          <w:rFonts w:ascii="Times New Roman" w:hAnsi="Times New Roman" w:cs="Times New Roman"/>
        </w:rPr>
        <w:t>qspo</w:t>
      </w:r>
      <w:proofErr w:type="spellEnd"/>
      <w:r w:rsidRPr="00394B76">
        <w:rPr>
          <w:rFonts w:ascii="Times New Roman" w:hAnsi="Times New Roman" w:cs="Times New Roman"/>
        </w:rPr>
        <w:t xml:space="preserve">    =&gt; input </w:t>
      </w:r>
    </w:p>
    <w:p w14:paraId="2B622CBA"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
    <w:p w14:paraId="61226382" w14:textId="77777777" w:rsidR="00394B76" w:rsidRPr="00394B76" w:rsidRDefault="00394B76" w:rsidP="00394B76">
      <w:pPr>
        <w:spacing w:line="240" w:lineRule="auto"/>
        <w:rPr>
          <w:rFonts w:ascii="Times New Roman" w:hAnsi="Times New Roman" w:cs="Times New Roman"/>
        </w:rPr>
      </w:pPr>
    </w:p>
    <w:p w14:paraId="7F5052F5"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--state </w:t>
      </w:r>
      <w:proofErr w:type="spellStart"/>
      <w:r w:rsidRPr="00394B76">
        <w:rPr>
          <w:rFonts w:ascii="Times New Roman" w:hAnsi="Times New Roman" w:cs="Times New Roman"/>
        </w:rPr>
        <w:t>contrl</w:t>
      </w:r>
      <w:proofErr w:type="spellEnd"/>
      <w:r w:rsidRPr="00394B76">
        <w:rPr>
          <w:rFonts w:ascii="Times New Roman" w:hAnsi="Times New Roman" w:cs="Times New Roman"/>
        </w:rPr>
        <w:t>----------------------------------------------</w:t>
      </w:r>
    </w:p>
    <w:p w14:paraId="478B6DF3" w14:textId="77777777" w:rsidR="00394B76" w:rsidRPr="00394B76" w:rsidRDefault="00394B76" w:rsidP="00394B76">
      <w:pPr>
        <w:spacing w:line="240" w:lineRule="auto"/>
        <w:rPr>
          <w:rFonts w:ascii="Times New Roman" w:hAnsi="Times New Roman" w:cs="Times New Roman"/>
        </w:rPr>
      </w:pPr>
      <w:proofErr w:type="gramStart"/>
      <w:r w:rsidRPr="00394B76">
        <w:rPr>
          <w:rFonts w:ascii="Times New Roman" w:hAnsi="Times New Roman" w:cs="Times New Roman"/>
        </w:rPr>
        <w:t>process(</w:t>
      </w:r>
      <w:proofErr w:type="spellStart"/>
      <w:proofErr w:type="gramEnd"/>
      <w:r w:rsidRPr="00394B76">
        <w:rPr>
          <w:rFonts w:ascii="Times New Roman" w:hAnsi="Times New Roman" w:cs="Times New Roman"/>
        </w:rPr>
        <w:t>clk</w:t>
      </w:r>
      <w:proofErr w:type="spellEnd"/>
      <w:r w:rsidRPr="00394B76">
        <w:rPr>
          <w:rFonts w:ascii="Times New Roman" w:hAnsi="Times New Roman" w:cs="Times New Roman"/>
        </w:rPr>
        <w:t>, reset)</w:t>
      </w:r>
    </w:p>
    <w:p w14:paraId="4B05E150"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begin</w:t>
      </w:r>
    </w:p>
    <w:p w14:paraId="3BA19254"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if reset = '1' then </w:t>
      </w:r>
    </w:p>
    <w:p w14:paraId="4077794E"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roofErr w:type="spellStart"/>
      <w:r w:rsidRPr="00394B76">
        <w:rPr>
          <w:rFonts w:ascii="Times New Roman" w:hAnsi="Times New Roman" w:cs="Times New Roman"/>
        </w:rPr>
        <w:t>state_reg</w:t>
      </w:r>
      <w:proofErr w:type="spellEnd"/>
      <w:r w:rsidRPr="00394B76">
        <w:rPr>
          <w:rFonts w:ascii="Times New Roman" w:hAnsi="Times New Roman" w:cs="Times New Roman"/>
        </w:rPr>
        <w:t xml:space="preserve"> &lt;= </w:t>
      </w:r>
      <w:proofErr w:type="spellStart"/>
      <w:r w:rsidRPr="00394B76">
        <w:rPr>
          <w:rFonts w:ascii="Times New Roman" w:hAnsi="Times New Roman" w:cs="Times New Roman"/>
        </w:rPr>
        <w:t>s_</w:t>
      </w:r>
      <w:proofErr w:type="gramStart"/>
      <w:r w:rsidRPr="00394B76">
        <w:rPr>
          <w:rFonts w:ascii="Times New Roman" w:hAnsi="Times New Roman" w:cs="Times New Roman"/>
        </w:rPr>
        <w:t>initial</w:t>
      </w:r>
      <w:proofErr w:type="spellEnd"/>
      <w:r w:rsidRPr="00394B76">
        <w:rPr>
          <w:rFonts w:ascii="Times New Roman" w:hAnsi="Times New Roman" w:cs="Times New Roman"/>
        </w:rPr>
        <w:t>;</w:t>
      </w:r>
      <w:proofErr w:type="gramEnd"/>
      <w:r w:rsidRPr="00394B76">
        <w:rPr>
          <w:rFonts w:ascii="Times New Roman" w:hAnsi="Times New Roman" w:cs="Times New Roman"/>
        </w:rPr>
        <w:t xml:space="preserve"> </w:t>
      </w:r>
    </w:p>
    <w:p w14:paraId="4275888B"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roofErr w:type="spellStart"/>
      <w:r w:rsidRPr="00394B76">
        <w:rPr>
          <w:rFonts w:ascii="Times New Roman" w:hAnsi="Times New Roman" w:cs="Times New Roman"/>
        </w:rPr>
        <w:t>elsif</w:t>
      </w:r>
      <w:proofErr w:type="spellEnd"/>
      <w:r w:rsidRPr="00394B76">
        <w:rPr>
          <w:rFonts w:ascii="Times New Roman" w:hAnsi="Times New Roman" w:cs="Times New Roman"/>
        </w:rPr>
        <w:t xml:space="preserve"> (</w:t>
      </w:r>
      <w:proofErr w:type="spellStart"/>
      <w:r w:rsidRPr="00394B76">
        <w:rPr>
          <w:rFonts w:ascii="Times New Roman" w:hAnsi="Times New Roman" w:cs="Times New Roman"/>
        </w:rPr>
        <w:t>clk'event</w:t>
      </w:r>
      <w:proofErr w:type="spellEnd"/>
      <w:r w:rsidRPr="00394B76">
        <w:rPr>
          <w:rFonts w:ascii="Times New Roman" w:hAnsi="Times New Roman" w:cs="Times New Roman"/>
        </w:rPr>
        <w:t xml:space="preserve"> and </w:t>
      </w:r>
      <w:proofErr w:type="spellStart"/>
      <w:r w:rsidRPr="00394B76">
        <w:rPr>
          <w:rFonts w:ascii="Times New Roman" w:hAnsi="Times New Roman" w:cs="Times New Roman"/>
        </w:rPr>
        <w:t>clk</w:t>
      </w:r>
      <w:proofErr w:type="spellEnd"/>
      <w:r w:rsidRPr="00394B76">
        <w:rPr>
          <w:rFonts w:ascii="Times New Roman" w:hAnsi="Times New Roman" w:cs="Times New Roman"/>
        </w:rPr>
        <w:t xml:space="preserve"> = '1') then </w:t>
      </w:r>
    </w:p>
    <w:p w14:paraId="320402DB"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roofErr w:type="spellStart"/>
      <w:r w:rsidRPr="00394B76">
        <w:rPr>
          <w:rFonts w:ascii="Times New Roman" w:hAnsi="Times New Roman" w:cs="Times New Roman"/>
        </w:rPr>
        <w:t>state_reg</w:t>
      </w:r>
      <w:proofErr w:type="spellEnd"/>
      <w:r w:rsidRPr="00394B76">
        <w:rPr>
          <w:rFonts w:ascii="Times New Roman" w:hAnsi="Times New Roman" w:cs="Times New Roman"/>
        </w:rPr>
        <w:t xml:space="preserve"> &lt;= </w:t>
      </w:r>
      <w:proofErr w:type="spellStart"/>
      <w:r w:rsidRPr="00394B76">
        <w:rPr>
          <w:rFonts w:ascii="Times New Roman" w:hAnsi="Times New Roman" w:cs="Times New Roman"/>
        </w:rPr>
        <w:t>state_</w:t>
      </w:r>
      <w:proofErr w:type="gramStart"/>
      <w:r w:rsidRPr="00394B76">
        <w:rPr>
          <w:rFonts w:ascii="Times New Roman" w:hAnsi="Times New Roman" w:cs="Times New Roman"/>
        </w:rPr>
        <w:t>nxt</w:t>
      </w:r>
      <w:proofErr w:type="spellEnd"/>
      <w:r w:rsidRPr="00394B76">
        <w:rPr>
          <w:rFonts w:ascii="Times New Roman" w:hAnsi="Times New Roman" w:cs="Times New Roman"/>
        </w:rPr>
        <w:t>;</w:t>
      </w:r>
      <w:proofErr w:type="gramEnd"/>
      <w:r w:rsidRPr="00394B76">
        <w:rPr>
          <w:rFonts w:ascii="Times New Roman" w:hAnsi="Times New Roman" w:cs="Times New Roman"/>
        </w:rPr>
        <w:t xml:space="preserve"> </w:t>
      </w:r>
    </w:p>
    <w:p w14:paraId="5EEE548A"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end </w:t>
      </w:r>
      <w:proofErr w:type="gramStart"/>
      <w:r w:rsidRPr="00394B76">
        <w:rPr>
          <w:rFonts w:ascii="Times New Roman" w:hAnsi="Times New Roman" w:cs="Times New Roman"/>
        </w:rPr>
        <w:t>if;</w:t>
      </w:r>
      <w:proofErr w:type="gramEnd"/>
    </w:p>
    <w:p w14:paraId="19156690"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end </w:t>
      </w:r>
      <w:proofErr w:type="gramStart"/>
      <w:r w:rsidRPr="00394B76">
        <w:rPr>
          <w:rFonts w:ascii="Times New Roman" w:hAnsi="Times New Roman" w:cs="Times New Roman"/>
        </w:rPr>
        <w:t>process;</w:t>
      </w:r>
      <w:proofErr w:type="gramEnd"/>
    </w:p>
    <w:p w14:paraId="650C68F8" w14:textId="77777777" w:rsidR="00394B76" w:rsidRPr="00394B76" w:rsidRDefault="00394B76" w:rsidP="00394B76">
      <w:pPr>
        <w:spacing w:line="240" w:lineRule="auto"/>
        <w:rPr>
          <w:rFonts w:ascii="Times New Roman" w:hAnsi="Times New Roman" w:cs="Times New Roman"/>
        </w:rPr>
      </w:pPr>
    </w:p>
    <w:p w14:paraId="2823D6F3"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--state machine --------------------------------------------</w:t>
      </w:r>
    </w:p>
    <w:p w14:paraId="01F9EE7D" w14:textId="77777777" w:rsidR="00394B76" w:rsidRPr="00394B76" w:rsidRDefault="00394B76" w:rsidP="00394B76">
      <w:pPr>
        <w:spacing w:line="240" w:lineRule="auto"/>
        <w:rPr>
          <w:rFonts w:ascii="Times New Roman" w:hAnsi="Times New Roman" w:cs="Times New Roman"/>
        </w:rPr>
      </w:pPr>
      <w:proofErr w:type="gramStart"/>
      <w:r w:rsidRPr="00394B76">
        <w:rPr>
          <w:rFonts w:ascii="Times New Roman" w:hAnsi="Times New Roman" w:cs="Times New Roman"/>
        </w:rPr>
        <w:t>process(</w:t>
      </w:r>
      <w:proofErr w:type="spellStart"/>
      <w:proofErr w:type="gramEnd"/>
      <w:r w:rsidRPr="00394B76">
        <w:rPr>
          <w:rFonts w:ascii="Times New Roman" w:hAnsi="Times New Roman" w:cs="Times New Roman"/>
        </w:rPr>
        <w:t>state_reg</w:t>
      </w:r>
      <w:proofErr w:type="spellEnd"/>
      <w:r w:rsidRPr="00394B76">
        <w:rPr>
          <w:rFonts w:ascii="Times New Roman" w:hAnsi="Times New Roman" w:cs="Times New Roman"/>
        </w:rPr>
        <w:t xml:space="preserve">, </w:t>
      </w:r>
      <w:proofErr w:type="spellStart"/>
      <w:r w:rsidRPr="00394B76">
        <w:rPr>
          <w:rFonts w:ascii="Times New Roman" w:hAnsi="Times New Roman" w:cs="Times New Roman"/>
        </w:rPr>
        <w:t>ld_input</w:t>
      </w:r>
      <w:proofErr w:type="spellEnd"/>
      <w:r w:rsidRPr="00394B76">
        <w:rPr>
          <w:rFonts w:ascii="Times New Roman" w:hAnsi="Times New Roman" w:cs="Times New Roman"/>
        </w:rPr>
        <w:t xml:space="preserve">, </w:t>
      </w:r>
      <w:proofErr w:type="spellStart"/>
      <w:r w:rsidRPr="00394B76">
        <w:rPr>
          <w:rFonts w:ascii="Times New Roman" w:hAnsi="Times New Roman" w:cs="Times New Roman"/>
        </w:rPr>
        <w:t>op_en</w:t>
      </w:r>
      <w:proofErr w:type="spellEnd"/>
      <w:r w:rsidRPr="00394B76">
        <w:rPr>
          <w:rFonts w:ascii="Times New Roman" w:hAnsi="Times New Roman" w:cs="Times New Roman"/>
        </w:rPr>
        <w:t>, counter1, counter2, counter3, counter4, hold)</w:t>
      </w:r>
    </w:p>
    <w:p w14:paraId="6C3EEC74"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begin </w:t>
      </w:r>
    </w:p>
    <w:p w14:paraId="4501FD14"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roofErr w:type="spellStart"/>
      <w:r w:rsidRPr="00394B76">
        <w:rPr>
          <w:rFonts w:ascii="Times New Roman" w:hAnsi="Times New Roman" w:cs="Times New Roman"/>
        </w:rPr>
        <w:t>start_ld_input</w:t>
      </w:r>
      <w:proofErr w:type="spellEnd"/>
      <w:r w:rsidRPr="00394B76">
        <w:rPr>
          <w:rFonts w:ascii="Times New Roman" w:hAnsi="Times New Roman" w:cs="Times New Roman"/>
        </w:rPr>
        <w:t xml:space="preserve"> &lt;= '0</w:t>
      </w:r>
      <w:proofErr w:type="gramStart"/>
      <w:r w:rsidRPr="00394B76">
        <w:rPr>
          <w:rFonts w:ascii="Times New Roman" w:hAnsi="Times New Roman" w:cs="Times New Roman"/>
        </w:rPr>
        <w:t>';</w:t>
      </w:r>
      <w:proofErr w:type="gramEnd"/>
    </w:p>
    <w:p w14:paraId="7856B810"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roofErr w:type="spellStart"/>
      <w:r w:rsidRPr="00394B76">
        <w:rPr>
          <w:rFonts w:ascii="Times New Roman" w:hAnsi="Times New Roman" w:cs="Times New Roman"/>
        </w:rPr>
        <w:t>ld_input_done</w:t>
      </w:r>
      <w:proofErr w:type="spellEnd"/>
      <w:r w:rsidRPr="00394B76">
        <w:rPr>
          <w:rFonts w:ascii="Times New Roman" w:hAnsi="Times New Roman" w:cs="Times New Roman"/>
        </w:rPr>
        <w:t xml:space="preserve"> &lt;= '0</w:t>
      </w:r>
      <w:proofErr w:type="gramStart"/>
      <w:r w:rsidRPr="00394B76">
        <w:rPr>
          <w:rFonts w:ascii="Times New Roman" w:hAnsi="Times New Roman" w:cs="Times New Roman"/>
        </w:rPr>
        <w:t>';</w:t>
      </w:r>
      <w:proofErr w:type="gramEnd"/>
    </w:p>
    <w:p w14:paraId="31E028D0"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counter1_nxt &lt;= (others =&gt; '0'</w:t>
      </w:r>
      <w:proofErr w:type="gramStart"/>
      <w:r w:rsidRPr="00394B76">
        <w:rPr>
          <w:rFonts w:ascii="Times New Roman" w:hAnsi="Times New Roman" w:cs="Times New Roman"/>
        </w:rPr>
        <w:t>);</w:t>
      </w:r>
      <w:proofErr w:type="gramEnd"/>
    </w:p>
    <w:p w14:paraId="7F8A75B8"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counter2_nxt &lt;= (others =&gt; '0'</w:t>
      </w:r>
      <w:proofErr w:type="gramStart"/>
      <w:r w:rsidRPr="00394B76">
        <w:rPr>
          <w:rFonts w:ascii="Times New Roman" w:hAnsi="Times New Roman" w:cs="Times New Roman"/>
        </w:rPr>
        <w:t>);</w:t>
      </w:r>
      <w:proofErr w:type="gramEnd"/>
      <w:r w:rsidRPr="00394B76">
        <w:rPr>
          <w:rFonts w:ascii="Times New Roman" w:hAnsi="Times New Roman" w:cs="Times New Roman"/>
        </w:rPr>
        <w:t xml:space="preserve">                    </w:t>
      </w:r>
    </w:p>
    <w:p w14:paraId="7DD322F4"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counter3_nxt &lt;= (others =&gt; '0'</w:t>
      </w:r>
      <w:proofErr w:type="gramStart"/>
      <w:r w:rsidRPr="00394B76">
        <w:rPr>
          <w:rFonts w:ascii="Times New Roman" w:hAnsi="Times New Roman" w:cs="Times New Roman"/>
        </w:rPr>
        <w:t>);</w:t>
      </w:r>
      <w:proofErr w:type="gramEnd"/>
      <w:r w:rsidRPr="00394B76">
        <w:rPr>
          <w:rFonts w:ascii="Times New Roman" w:hAnsi="Times New Roman" w:cs="Times New Roman"/>
        </w:rPr>
        <w:t xml:space="preserve"> </w:t>
      </w:r>
    </w:p>
    <w:p w14:paraId="27F0E872"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counter4_nxt &lt;= </w:t>
      </w:r>
      <w:proofErr w:type="gramStart"/>
      <w:r w:rsidRPr="00394B76">
        <w:rPr>
          <w:rFonts w:ascii="Times New Roman" w:hAnsi="Times New Roman" w:cs="Times New Roman"/>
        </w:rPr>
        <w:t>counter4;</w:t>
      </w:r>
      <w:proofErr w:type="gramEnd"/>
    </w:p>
    <w:p w14:paraId="6012365A"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flag1 &lt;= '0</w:t>
      </w:r>
      <w:proofErr w:type="gramStart"/>
      <w:r w:rsidRPr="00394B76">
        <w:rPr>
          <w:rFonts w:ascii="Times New Roman" w:hAnsi="Times New Roman" w:cs="Times New Roman"/>
        </w:rPr>
        <w:t>';</w:t>
      </w:r>
      <w:proofErr w:type="gramEnd"/>
    </w:p>
    <w:p w14:paraId="35BC0BD7"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flag2 &lt;= '0</w:t>
      </w:r>
      <w:proofErr w:type="gramStart"/>
      <w:r w:rsidRPr="00394B76">
        <w:rPr>
          <w:rFonts w:ascii="Times New Roman" w:hAnsi="Times New Roman" w:cs="Times New Roman"/>
        </w:rPr>
        <w:t>';</w:t>
      </w:r>
      <w:proofErr w:type="gramEnd"/>
    </w:p>
    <w:p w14:paraId="0A1EF53A"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roofErr w:type="spellStart"/>
      <w:r w:rsidRPr="00394B76">
        <w:rPr>
          <w:rFonts w:ascii="Times New Roman" w:hAnsi="Times New Roman" w:cs="Times New Roman"/>
        </w:rPr>
        <w:t>hold_nxt</w:t>
      </w:r>
      <w:proofErr w:type="spellEnd"/>
      <w:r w:rsidRPr="00394B76">
        <w:rPr>
          <w:rFonts w:ascii="Times New Roman" w:hAnsi="Times New Roman" w:cs="Times New Roman"/>
        </w:rPr>
        <w:t xml:space="preserve"> &lt;= (others =&gt; '0'</w:t>
      </w:r>
      <w:proofErr w:type="gramStart"/>
      <w:r w:rsidRPr="00394B76">
        <w:rPr>
          <w:rFonts w:ascii="Times New Roman" w:hAnsi="Times New Roman" w:cs="Times New Roman"/>
        </w:rPr>
        <w:t>);</w:t>
      </w:r>
      <w:proofErr w:type="gramEnd"/>
      <w:r w:rsidRPr="00394B76">
        <w:rPr>
          <w:rFonts w:ascii="Times New Roman" w:hAnsi="Times New Roman" w:cs="Times New Roman"/>
        </w:rPr>
        <w:t xml:space="preserve"> </w:t>
      </w:r>
    </w:p>
    <w:p w14:paraId="60B2556F"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roofErr w:type="spellStart"/>
      <w:r w:rsidRPr="00394B76">
        <w:rPr>
          <w:rFonts w:ascii="Times New Roman" w:hAnsi="Times New Roman" w:cs="Times New Roman"/>
        </w:rPr>
        <w:t>r_or_w</w:t>
      </w:r>
      <w:proofErr w:type="spellEnd"/>
      <w:r w:rsidRPr="00394B76">
        <w:rPr>
          <w:rFonts w:ascii="Times New Roman" w:hAnsi="Times New Roman" w:cs="Times New Roman"/>
        </w:rPr>
        <w:t xml:space="preserve"> &lt;= '0'; --always read</w:t>
      </w:r>
    </w:p>
    <w:p w14:paraId="34847956"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address &lt;= "000" &amp; </w:t>
      </w:r>
      <w:proofErr w:type="gramStart"/>
      <w:r w:rsidRPr="00394B76">
        <w:rPr>
          <w:rFonts w:ascii="Times New Roman" w:hAnsi="Times New Roman" w:cs="Times New Roman"/>
        </w:rPr>
        <w:t>counter4;</w:t>
      </w:r>
      <w:proofErr w:type="gramEnd"/>
    </w:p>
    <w:p w14:paraId="592FB54D"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
    <w:p w14:paraId="164B3BBE"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case </w:t>
      </w:r>
      <w:proofErr w:type="spellStart"/>
      <w:r w:rsidRPr="00394B76">
        <w:rPr>
          <w:rFonts w:ascii="Times New Roman" w:hAnsi="Times New Roman" w:cs="Times New Roman"/>
        </w:rPr>
        <w:t>state_reg</w:t>
      </w:r>
      <w:proofErr w:type="spellEnd"/>
      <w:r w:rsidRPr="00394B76">
        <w:rPr>
          <w:rFonts w:ascii="Times New Roman" w:hAnsi="Times New Roman" w:cs="Times New Roman"/>
        </w:rPr>
        <w:t xml:space="preserve"> </w:t>
      </w:r>
      <w:proofErr w:type="gramStart"/>
      <w:r w:rsidRPr="00394B76">
        <w:rPr>
          <w:rFonts w:ascii="Times New Roman" w:hAnsi="Times New Roman" w:cs="Times New Roman"/>
        </w:rPr>
        <w:t>is</w:t>
      </w:r>
      <w:proofErr w:type="gramEnd"/>
      <w:r w:rsidRPr="00394B76">
        <w:rPr>
          <w:rFonts w:ascii="Times New Roman" w:hAnsi="Times New Roman" w:cs="Times New Roman"/>
        </w:rPr>
        <w:t xml:space="preserve"> </w:t>
      </w:r>
    </w:p>
    <w:p w14:paraId="5F3FA9A9"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
    <w:p w14:paraId="285C96BB"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when </w:t>
      </w:r>
      <w:proofErr w:type="spellStart"/>
      <w:r w:rsidRPr="00394B76">
        <w:rPr>
          <w:rFonts w:ascii="Times New Roman" w:hAnsi="Times New Roman" w:cs="Times New Roman"/>
        </w:rPr>
        <w:t>s_initial</w:t>
      </w:r>
      <w:proofErr w:type="spellEnd"/>
      <w:r w:rsidRPr="00394B76">
        <w:rPr>
          <w:rFonts w:ascii="Times New Roman" w:hAnsi="Times New Roman" w:cs="Times New Roman"/>
        </w:rPr>
        <w:t xml:space="preserve"> =&gt; </w:t>
      </w:r>
    </w:p>
    <w:p w14:paraId="030F51B7"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if </w:t>
      </w:r>
      <w:proofErr w:type="spellStart"/>
      <w:r w:rsidRPr="00394B76">
        <w:rPr>
          <w:rFonts w:ascii="Times New Roman" w:hAnsi="Times New Roman" w:cs="Times New Roman"/>
        </w:rPr>
        <w:t>ld_input</w:t>
      </w:r>
      <w:proofErr w:type="spellEnd"/>
      <w:r w:rsidRPr="00394B76">
        <w:rPr>
          <w:rFonts w:ascii="Times New Roman" w:hAnsi="Times New Roman" w:cs="Times New Roman"/>
        </w:rPr>
        <w:t xml:space="preserve"> = '1' and </w:t>
      </w:r>
      <w:proofErr w:type="spellStart"/>
      <w:r w:rsidRPr="00394B76">
        <w:rPr>
          <w:rFonts w:ascii="Times New Roman" w:hAnsi="Times New Roman" w:cs="Times New Roman"/>
        </w:rPr>
        <w:t>op_en</w:t>
      </w:r>
      <w:proofErr w:type="spellEnd"/>
      <w:r w:rsidRPr="00394B76">
        <w:rPr>
          <w:rFonts w:ascii="Times New Roman" w:hAnsi="Times New Roman" w:cs="Times New Roman"/>
        </w:rPr>
        <w:t xml:space="preserve"> = '0' then </w:t>
      </w:r>
    </w:p>
    <w:p w14:paraId="7DBE7B6B"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roofErr w:type="spellStart"/>
      <w:r w:rsidRPr="00394B76">
        <w:rPr>
          <w:rFonts w:ascii="Times New Roman" w:hAnsi="Times New Roman" w:cs="Times New Roman"/>
        </w:rPr>
        <w:t>start_ld_input</w:t>
      </w:r>
      <w:proofErr w:type="spellEnd"/>
      <w:r w:rsidRPr="00394B76">
        <w:rPr>
          <w:rFonts w:ascii="Times New Roman" w:hAnsi="Times New Roman" w:cs="Times New Roman"/>
        </w:rPr>
        <w:t xml:space="preserve"> &lt;= '1';--give signal to outside</w:t>
      </w:r>
    </w:p>
    <w:p w14:paraId="0F91C2F2"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roofErr w:type="spellStart"/>
      <w:r w:rsidRPr="00394B76">
        <w:rPr>
          <w:rFonts w:ascii="Times New Roman" w:hAnsi="Times New Roman" w:cs="Times New Roman"/>
        </w:rPr>
        <w:t>state_nxt</w:t>
      </w:r>
      <w:proofErr w:type="spellEnd"/>
      <w:r w:rsidRPr="00394B76">
        <w:rPr>
          <w:rFonts w:ascii="Times New Roman" w:hAnsi="Times New Roman" w:cs="Times New Roman"/>
        </w:rPr>
        <w:t xml:space="preserve"> &lt;= s_ld_input_</w:t>
      </w:r>
      <w:proofErr w:type="gramStart"/>
      <w:r w:rsidRPr="00394B76">
        <w:rPr>
          <w:rFonts w:ascii="Times New Roman" w:hAnsi="Times New Roman" w:cs="Times New Roman"/>
        </w:rPr>
        <w:t>1;</w:t>
      </w:r>
      <w:proofErr w:type="gramEnd"/>
    </w:p>
    <w:p w14:paraId="65F066E6"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roofErr w:type="spellStart"/>
      <w:r w:rsidRPr="00394B76">
        <w:rPr>
          <w:rFonts w:ascii="Times New Roman" w:hAnsi="Times New Roman" w:cs="Times New Roman"/>
        </w:rPr>
        <w:t>elsif</w:t>
      </w:r>
      <w:proofErr w:type="spellEnd"/>
      <w:r w:rsidRPr="00394B76">
        <w:rPr>
          <w:rFonts w:ascii="Times New Roman" w:hAnsi="Times New Roman" w:cs="Times New Roman"/>
        </w:rPr>
        <w:t xml:space="preserve"> </w:t>
      </w:r>
      <w:proofErr w:type="spellStart"/>
      <w:r w:rsidRPr="00394B76">
        <w:rPr>
          <w:rFonts w:ascii="Times New Roman" w:hAnsi="Times New Roman" w:cs="Times New Roman"/>
        </w:rPr>
        <w:t>ld_input</w:t>
      </w:r>
      <w:proofErr w:type="spellEnd"/>
      <w:r w:rsidRPr="00394B76">
        <w:rPr>
          <w:rFonts w:ascii="Times New Roman" w:hAnsi="Times New Roman" w:cs="Times New Roman"/>
        </w:rPr>
        <w:t xml:space="preserve"> = '0' and </w:t>
      </w:r>
      <w:proofErr w:type="spellStart"/>
      <w:r w:rsidRPr="00394B76">
        <w:rPr>
          <w:rFonts w:ascii="Times New Roman" w:hAnsi="Times New Roman" w:cs="Times New Roman"/>
        </w:rPr>
        <w:t>op_en</w:t>
      </w:r>
      <w:proofErr w:type="spellEnd"/>
      <w:r w:rsidRPr="00394B76">
        <w:rPr>
          <w:rFonts w:ascii="Times New Roman" w:hAnsi="Times New Roman" w:cs="Times New Roman"/>
        </w:rPr>
        <w:t xml:space="preserve"> = '1' then </w:t>
      </w:r>
    </w:p>
    <w:p w14:paraId="52A86D1B"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roofErr w:type="spellStart"/>
      <w:r w:rsidRPr="00394B76">
        <w:rPr>
          <w:rFonts w:ascii="Times New Roman" w:hAnsi="Times New Roman" w:cs="Times New Roman"/>
        </w:rPr>
        <w:t>state_nxt</w:t>
      </w:r>
      <w:proofErr w:type="spellEnd"/>
      <w:r w:rsidRPr="00394B76">
        <w:rPr>
          <w:rFonts w:ascii="Times New Roman" w:hAnsi="Times New Roman" w:cs="Times New Roman"/>
        </w:rPr>
        <w:t xml:space="preserve"> &lt;= s_send2multi_</w:t>
      </w:r>
      <w:proofErr w:type="gramStart"/>
      <w:r w:rsidRPr="00394B76">
        <w:rPr>
          <w:rFonts w:ascii="Times New Roman" w:hAnsi="Times New Roman" w:cs="Times New Roman"/>
        </w:rPr>
        <w:t>w1;</w:t>
      </w:r>
      <w:proofErr w:type="gramEnd"/>
    </w:p>
    <w:p w14:paraId="226E7FB3"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else</w:t>
      </w:r>
    </w:p>
    <w:p w14:paraId="0425B62C"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roofErr w:type="spellStart"/>
      <w:r w:rsidRPr="00394B76">
        <w:rPr>
          <w:rFonts w:ascii="Times New Roman" w:hAnsi="Times New Roman" w:cs="Times New Roman"/>
        </w:rPr>
        <w:t>state_nxt</w:t>
      </w:r>
      <w:proofErr w:type="spellEnd"/>
      <w:r w:rsidRPr="00394B76">
        <w:rPr>
          <w:rFonts w:ascii="Times New Roman" w:hAnsi="Times New Roman" w:cs="Times New Roman"/>
        </w:rPr>
        <w:t xml:space="preserve"> &lt;= </w:t>
      </w:r>
      <w:proofErr w:type="spellStart"/>
      <w:r w:rsidRPr="00394B76">
        <w:rPr>
          <w:rFonts w:ascii="Times New Roman" w:hAnsi="Times New Roman" w:cs="Times New Roman"/>
        </w:rPr>
        <w:t>s_</w:t>
      </w:r>
      <w:proofErr w:type="gramStart"/>
      <w:r w:rsidRPr="00394B76">
        <w:rPr>
          <w:rFonts w:ascii="Times New Roman" w:hAnsi="Times New Roman" w:cs="Times New Roman"/>
        </w:rPr>
        <w:t>initial</w:t>
      </w:r>
      <w:proofErr w:type="spellEnd"/>
      <w:r w:rsidRPr="00394B76">
        <w:rPr>
          <w:rFonts w:ascii="Times New Roman" w:hAnsi="Times New Roman" w:cs="Times New Roman"/>
        </w:rPr>
        <w:t>;</w:t>
      </w:r>
      <w:proofErr w:type="gramEnd"/>
    </w:p>
    <w:p w14:paraId="35CA55AE"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end </w:t>
      </w:r>
      <w:proofErr w:type="gramStart"/>
      <w:r w:rsidRPr="00394B76">
        <w:rPr>
          <w:rFonts w:ascii="Times New Roman" w:hAnsi="Times New Roman" w:cs="Times New Roman"/>
        </w:rPr>
        <w:t>if;</w:t>
      </w:r>
      <w:proofErr w:type="gramEnd"/>
    </w:p>
    <w:p w14:paraId="2E45C7AF"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
    <w:p w14:paraId="460A4563"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when s_ld_input_1 =&gt; </w:t>
      </w:r>
    </w:p>
    <w:p w14:paraId="1314C561"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flag1 &lt;= '1</w:t>
      </w:r>
      <w:proofErr w:type="gramStart"/>
      <w:r w:rsidRPr="00394B76">
        <w:rPr>
          <w:rFonts w:ascii="Times New Roman" w:hAnsi="Times New Roman" w:cs="Times New Roman"/>
        </w:rPr>
        <w:t>';</w:t>
      </w:r>
      <w:proofErr w:type="gramEnd"/>
      <w:r w:rsidRPr="00394B76">
        <w:rPr>
          <w:rFonts w:ascii="Times New Roman" w:hAnsi="Times New Roman" w:cs="Times New Roman"/>
        </w:rPr>
        <w:t xml:space="preserve"> </w:t>
      </w:r>
    </w:p>
    <w:p w14:paraId="1EE4C89F"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if counter1 &gt; "011" then </w:t>
      </w:r>
    </w:p>
    <w:p w14:paraId="49F13FF2"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lastRenderedPageBreak/>
        <w:t xml:space="preserve">                </w:t>
      </w:r>
      <w:proofErr w:type="spellStart"/>
      <w:r w:rsidRPr="00394B76">
        <w:rPr>
          <w:rFonts w:ascii="Times New Roman" w:hAnsi="Times New Roman" w:cs="Times New Roman"/>
        </w:rPr>
        <w:t>start_ld_input</w:t>
      </w:r>
      <w:proofErr w:type="spellEnd"/>
      <w:r w:rsidRPr="00394B76">
        <w:rPr>
          <w:rFonts w:ascii="Times New Roman" w:hAnsi="Times New Roman" w:cs="Times New Roman"/>
        </w:rPr>
        <w:t xml:space="preserve"> &lt;= '1</w:t>
      </w:r>
      <w:proofErr w:type="gramStart"/>
      <w:r w:rsidRPr="00394B76">
        <w:rPr>
          <w:rFonts w:ascii="Times New Roman" w:hAnsi="Times New Roman" w:cs="Times New Roman"/>
        </w:rPr>
        <w:t>';</w:t>
      </w:r>
      <w:proofErr w:type="gramEnd"/>
    </w:p>
    <w:p w14:paraId="472F0BFE"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roofErr w:type="spellStart"/>
      <w:r w:rsidRPr="00394B76">
        <w:rPr>
          <w:rFonts w:ascii="Times New Roman" w:hAnsi="Times New Roman" w:cs="Times New Roman"/>
        </w:rPr>
        <w:t>ld_input_done</w:t>
      </w:r>
      <w:proofErr w:type="spellEnd"/>
      <w:r w:rsidRPr="00394B76">
        <w:rPr>
          <w:rFonts w:ascii="Times New Roman" w:hAnsi="Times New Roman" w:cs="Times New Roman"/>
        </w:rPr>
        <w:t xml:space="preserve"> &lt;= '1</w:t>
      </w:r>
      <w:proofErr w:type="gramStart"/>
      <w:r w:rsidRPr="00394B76">
        <w:rPr>
          <w:rFonts w:ascii="Times New Roman" w:hAnsi="Times New Roman" w:cs="Times New Roman"/>
        </w:rPr>
        <w:t>';</w:t>
      </w:r>
      <w:proofErr w:type="gramEnd"/>
    </w:p>
    <w:p w14:paraId="72EBEA62"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counter1_nxt &lt;= (others =&gt; '0'</w:t>
      </w:r>
      <w:proofErr w:type="gramStart"/>
      <w:r w:rsidRPr="00394B76">
        <w:rPr>
          <w:rFonts w:ascii="Times New Roman" w:hAnsi="Times New Roman" w:cs="Times New Roman"/>
        </w:rPr>
        <w:t>);</w:t>
      </w:r>
      <w:proofErr w:type="gramEnd"/>
    </w:p>
    <w:p w14:paraId="5F8BAD02"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roofErr w:type="spellStart"/>
      <w:r w:rsidRPr="00394B76">
        <w:rPr>
          <w:rFonts w:ascii="Times New Roman" w:hAnsi="Times New Roman" w:cs="Times New Roman"/>
        </w:rPr>
        <w:t>state_nxt</w:t>
      </w:r>
      <w:proofErr w:type="spellEnd"/>
      <w:r w:rsidRPr="00394B76">
        <w:rPr>
          <w:rFonts w:ascii="Times New Roman" w:hAnsi="Times New Roman" w:cs="Times New Roman"/>
        </w:rPr>
        <w:t xml:space="preserve"> &lt;= </w:t>
      </w:r>
      <w:proofErr w:type="spellStart"/>
      <w:r w:rsidRPr="00394B76">
        <w:rPr>
          <w:rFonts w:ascii="Times New Roman" w:hAnsi="Times New Roman" w:cs="Times New Roman"/>
        </w:rPr>
        <w:t>s_</w:t>
      </w:r>
      <w:proofErr w:type="gramStart"/>
      <w:r w:rsidRPr="00394B76">
        <w:rPr>
          <w:rFonts w:ascii="Times New Roman" w:hAnsi="Times New Roman" w:cs="Times New Roman"/>
        </w:rPr>
        <w:t>initial</w:t>
      </w:r>
      <w:proofErr w:type="spellEnd"/>
      <w:r w:rsidRPr="00394B76">
        <w:rPr>
          <w:rFonts w:ascii="Times New Roman" w:hAnsi="Times New Roman" w:cs="Times New Roman"/>
        </w:rPr>
        <w:t>;</w:t>
      </w:r>
      <w:proofErr w:type="gramEnd"/>
    </w:p>
    <w:p w14:paraId="0C7905DD"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else</w:t>
      </w:r>
    </w:p>
    <w:p w14:paraId="19E2A47D"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roofErr w:type="spellStart"/>
      <w:r w:rsidRPr="00394B76">
        <w:rPr>
          <w:rFonts w:ascii="Times New Roman" w:hAnsi="Times New Roman" w:cs="Times New Roman"/>
        </w:rPr>
        <w:t>start_ld_input</w:t>
      </w:r>
      <w:proofErr w:type="spellEnd"/>
      <w:r w:rsidRPr="00394B76">
        <w:rPr>
          <w:rFonts w:ascii="Times New Roman" w:hAnsi="Times New Roman" w:cs="Times New Roman"/>
        </w:rPr>
        <w:t xml:space="preserve"> &lt;= '1</w:t>
      </w:r>
      <w:proofErr w:type="gramStart"/>
      <w:r w:rsidRPr="00394B76">
        <w:rPr>
          <w:rFonts w:ascii="Times New Roman" w:hAnsi="Times New Roman" w:cs="Times New Roman"/>
        </w:rPr>
        <w:t>';</w:t>
      </w:r>
      <w:proofErr w:type="gramEnd"/>
    </w:p>
    <w:p w14:paraId="26CD018A"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roofErr w:type="spellStart"/>
      <w:r w:rsidRPr="00394B76">
        <w:rPr>
          <w:rFonts w:ascii="Times New Roman" w:hAnsi="Times New Roman" w:cs="Times New Roman"/>
        </w:rPr>
        <w:t>ld_input_done</w:t>
      </w:r>
      <w:proofErr w:type="spellEnd"/>
      <w:r w:rsidRPr="00394B76">
        <w:rPr>
          <w:rFonts w:ascii="Times New Roman" w:hAnsi="Times New Roman" w:cs="Times New Roman"/>
        </w:rPr>
        <w:t xml:space="preserve"> &lt;= '0</w:t>
      </w:r>
      <w:proofErr w:type="gramStart"/>
      <w:r w:rsidRPr="00394B76">
        <w:rPr>
          <w:rFonts w:ascii="Times New Roman" w:hAnsi="Times New Roman" w:cs="Times New Roman"/>
        </w:rPr>
        <w:t>';</w:t>
      </w:r>
      <w:proofErr w:type="gramEnd"/>
    </w:p>
    <w:p w14:paraId="21C0D277"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counter1_nxt &lt;= </w:t>
      </w:r>
      <w:proofErr w:type="gramStart"/>
      <w:r w:rsidRPr="00394B76">
        <w:rPr>
          <w:rFonts w:ascii="Times New Roman" w:hAnsi="Times New Roman" w:cs="Times New Roman"/>
        </w:rPr>
        <w:t>counter1;</w:t>
      </w:r>
      <w:proofErr w:type="gramEnd"/>
    </w:p>
    <w:p w14:paraId="7D56F612"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roofErr w:type="spellStart"/>
      <w:r w:rsidRPr="00394B76">
        <w:rPr>
          <w:rFonts w:ascii="Times New Roman" w:hAnsi="Times New Roman" w:cs="Times New Roman"/>
        </w:rPr>
        <w:t>state_nxt</w:t>
      </w:r>
      <w:proofErr w:type="spellEnd"/>
      <w:r w:rsidRPr="00394B76">
        <w:rPr>
          <w:rFonts w:ascii="Times New Roman" w:hAnsi="Times New Roman" w:cs="Times New Roman"/>
        </w:rPr>
        <w:t xml:space="preserve"> &lt;= s_ld_input_</w:t>
      </w:r>
      <w:proofErr w:type="gramStart"/>
      <w:r w:rsidRPr="00394B76">
        <w:rPr>
          <w:rFonts w:ascii="Times New Roman" w:hAnsi="Times New Roman" w:cs="Times New Roman"/>
        </w:rPr>
        <w:t>2;</w:t>
      </w:r>
      <w:proofErr w:type="gramEnd"/>
    </w:p>
    <w:p w14:paraId="0C2AFE63"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end </w:t>
      </w:r>
      <w:proofErr w:type="gramStart"/>
      <w:r w:rsidRPr="00394B76">
        <w:rPr>
          <w:rFonts w:ascii="Times New Roman" w:hAnsi="Times New Roman" w:cs="Times New Roman"/>
        </w:rPr>
        <w:t>if;</w:t>
      </w:r>
      <w:proofErr w:type="gramEnd"/>
    </w:p>
    <w:p w14:paraId="686DDA87"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
    <w:p w14:paraId="59656095"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when s_ld_input_2 =&gt;</w:t>
      </w:r>
    </w:p>
    <w:p w14:paraId="2137116B"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flag1 &lt;= '1</w:t>
      </w:r>
      <w:proofErr w:type="gramStart"/>
      <w:r w:rsidRPr="00394B76">
        <w:rPr>
          <w:rFonts w:ascii="Times New Roman" w:hAnsi="Times New Roman" w:cs="Times New Roman"/>
        </w:rPr>
        <w:t>';</w:t>
      </w:r>
      <w:proofErr w:type="gramEnd"/>
    </w:p>
    <w:p w14:paraId="58A3EED1"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counter4_nxt &lt;= counter4 + </w:t>
      </w:r>
      <w:proofErr w:type="gramStart"/>
      <w:r w:rsidRPr="00394B76">
        <w:rPr>
          <w:rFonts w:ascii="Times New Roman" w:hAnsi="Times New Roman" w:cs="Times New Roman"/>
        </w:rPr>
        <w:t>1;</w:t>
      </w:r>
      <w:proofErr w:type="gramEnd"/>
    </w:p>
    <w:p w14:paraId="240DA391"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counter1_nxt &lt;= counter1 + </w:t>
      </w:r>
      <w:proofErr w:type="gramStart"/>
      <w:r w:rsidRPr="00394B76">
        <w:rPr>
          <w:rFonts w:ascii="Times New Roman" w:hAnsi="Times New Roman" w:cs="Times New Roman"/>
        </w:rPr>
        <w:t>1;</w:t>
      </w:r>
      <w:proofErr w:type="gramEnd"/>
    </w:p>
    <w:p w14:paraId="3A48AAC6"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roofErr w:type="spellStart"/>
      <w:r w:rsidRPr="00394B76">
        <w:rPr>
          <w:rFonts w:ascii="Times New Roman" w:hAnsi="Times New Roman" w:cs="Times New Roman"/>
        </w:rPr>
        <w:t>state_nxt</w:t>
      </w:r>
      <w:proofErr w:type="spellEnd"/>
      <w:r w:rsidRPr="00394B76">
        <w:rPr>
          <w:rFonts w:ascii="Times New Roman" w:hAnsi="Times New Roman" w:cs="Times New Roman"/>
        </w:rPr>
        <w:t xml:space="preserve"> &lt;= s_ld_input_</w:t>
      </w:r>
      <w:proofErr w:type="gramStart"/>
      <w:r w:rsidRPr="00394B76">
        <w:rPr>
          <w:rFonts w:ascii="Times New Roman" w:hAnsi="Times New Roman" w:cs="Times New Roman"/>
        </w:rPr>
        <w:t>1;</w:t>
      </w:r>
      <w:proofErr w:type="gramEnd"/>
      <w:r w:rsidRPr="00394B76">
        <w:rPr>
          <w:rFonts w:ascii="Times New Roman" w:hAnsi="Times New Roman" w:cs="Times New Roman"/>
        </w:rPr>
        <w:t xml:space="preserve">         </w:t>
      </w:r>
    </w:p>
    <w:p w14:paraId="10CC3125"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
    <w:p w14:paraId="0486094C"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when s_send2multi_w1 =&gt;</w:t>
      </w:r>
    </w:p>
    <w:p w14:paraId="251F6C92"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roofErr w:type="spellStart"/>
      <w:r w:rsidRPr="00394B76">
        <w:rPr>
          <w:rFonts w:ascii="Times New Roman" w:hAnsi="Times New Roman" w:cs="Times New Roman"/>
        </w:rPr>
        <w:t>state_nxt</w:t>
      </w:r>
      <w:proofErr w:type="spellEnd"/>
      <w:r w:rsidRPr="00394B76">
        <w:rPr>
          <w:rFonts w:ascii="Times New Roman" w:hAnsi="Times New Roman" w:cs="Times New Roman"/>
        </w:rPr>
        <w:t xml:space="preserve"> &lt;= s_</w:t>
      </w:r>
      <w:proofErr w:type="gramStart"/>
      <w:r w:rsidRPr="00394B76">
        <w:rPr>
          <w:rFonts w:ascii="Times New Roman" w:hAnsi="Times New Roman" w:cs="Times New Roman"/>
        </w:rPr>
        <w:t>send2multi;</w:t>
      </w:r>
      <w:proofErr w:type="gramEnd"/>
    </w:p>
    <w:p w14:paraId="4194ED36"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
    <w:p w14:paraId="095D1819"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when s_send2multi =&gt;</w:t>
      </w:r>
    </w:p>
    <w:p w14:paraId="537224A3"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flag2 &lt;= '1</w:t>
      </w:r>
      <w:proofErr w:type="gramStart"/>
      <w:r w:rsidRPr="00394B76">
        <w:rPr>
          <w:rFonts w:ascii="Times New Roman" w:hAnsi="Times New Roman" w:cs="Times New Roman"/>
        </w:rPr>
        <w:t>';</w:t>
      </w:r>
      <w:proofErr w:type="gramEnd"/>
    </w:p>
    <w:p w14:paraId="5CF46BD6"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if hold = "0" then </w:t>
      </w:r>
    </w:p>
    <w:p w14:paraId="27D9DCCA"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roofErr w:type="spellStart"/>
      <w:r w:rsidRPr="00394B76">
        <w:rPr>
          <w:rFonts w:ascii="Times New Roman" w:hAnsi="Times New Roman" w:cs="Times New Roman"/>
        </w:rPr>
        <w:t>hold_nxt</w:t>
      </w:r>
      <w:proofErr w:type="spellEnd"/>
      <w:r w:rsidRPr="00394B76">
        <w:rPr>
          <w:rFonts w:ascii="Times New Roman" w:hAnsi="Times New Roman" w:cs="Times New Roman"/>
        </w:rPr>
        <w:t xml:space="preserve"> &lt;= hold + </w:t>
      </w:r>
      <w:proofErr w:type="gramStart"/>
      <w:r w:rsidRPr="00394B76">
        <w:rPr>
          <w:rFonts w:ascii="Times New Roman" w:hAnsi="Times New Roman" w:cs="Times New Roman"/>
        </w:rPr>
        <w:t>1;</w:t>
      </w:r>
      <w:proofErr w:type="gramEnd"/>
    </w:p>
    <w:p w14:paraId="6BF8085F"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roofErr w:type="spellStart"/>
      <w:r w:rsidRPr="00394B76">
        <w:rPr>
          <w:rFonts w:ascii="Times New Roman" w:hAnsi="Times New Roman" w:cs="Times New Roman"/>
        </w:rPr>
        <w:t>state_nxt</w:t>
      </w:r>
      <w:proofErr w:type="spellEnd"/>
      <w:r w:rsidRPr="00394B76">
        <w:rPr>
          <w:rFonts w:ascii="Times New Roman" w:hAnsi="Times New Roman" w:cs="Times New Roman"/>
        </w:rPr>
        <w:t xml:space="preserve"> &lt;= s_</w:t>
      </w:r>
      <w:proofErr w:type="gramStart"/>
      <w:r w:rsidRPr="00394B76">
        <w:rPr>
          <w:rFonts w:ascii="Times New Roman" w:hAnsi="Times New Roman" w:cs="Times New Roman"/>
        </w:rPr>
        <w:t>send2multi;</w:t>
      </w:r>
      <w:proofErr w:type="gramEnd"/>
    </w:p>
    <w:p w14:paraId="2566204C"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counter2_nxt &lt;= </w:t>
      </w:r>
      <w:proofErr w:type="gramStart"/>
      <w:r w:rsidRPr="00394B76">
        <w:rPr>
          <w:rFonts w:ascii="Times New Roman" w:hAnsi="Times New Roman" w:cs="Times New Roman"/>
        </w:rPr>
        <w:t>counter2;</w:t>
      </w:r>
      <w:proofErr w:type="gramEnd"/>
    </w:p>
    <w:p w14:paraId="59F1B9C8"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counter3_nxt &lt;= </w:t>
      </w:r>
      <w:proofErr w:type="gramStart"/>
      <w:r w:rsidRPr="00394B76">
        <w:rPr>
          <w:rFonts w:ascii="Times New Roman" w:hAnsi="Times New Roman" w:cs="Times New Roman"/>
        </w:rPr>
        <w:t>counter3;</w:t>
      </w:r>
      <w:proofErr w:type="gramEnd"/>
    </w:p>
    <w:p w14:paraId="29711403"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else </w:t>
      </w:r>
    </w:p>
    <w:p w14:paraId="72196F35"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roofErr w:type="spellStart"/>
      <w:r w:rsidRPr="00394B76">
        <w:rPr>
          <w:rFonts w:ascii="Times New Roman" w:hAnsi="Times New Roman" w:cs="Times New Roman"/>
        </w:rPr>
        <w:t>hold_nxt</w:t>
      </w:r>
      <w:proofErr w:type="spellEnd"/>
      <w:r w:rsidRPr="00394B76">
        <w:rPr>
          <w:rFonts w:ascii="Times New Roman" w:hAnsi="Times New Roman" w:cs="Times New Roman"/>
        </w:rPr>
        <w:t xml:space="preserve"> &lt;= (others =&gt; '0'</w:t>
      </w:r>
      <w:proofErr w:type="gramStart"/>
      <w:r w:rsidRPr="00394B76">
        <w:rPr>
          <w:rFonts w:ascii="Times New Roman" w:hAnsi="Times New Roman" w:cs="Times New Roman"/>
        </w:rPr>
        <w:t>);</w:t>
      </w:r>
      <w:proofErr w:type="gramEnd"/>
    </w:p>
    <w:p w14:paraId="54CC4654"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if counter3 = "1101" and counter2 = "11" then </w:t>
      </w:r>
    </w:p>
    <w:p w14:paraId="3BB2EAF1"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counter2_nxt &lt;= (others =&gt; '0'</w:t>
      </w:r>
      <w:proofErr w:type="gramStart"/>
      <w:r w:rsidRPr="00394B76">
        <w:rPr>
          <w:rFonts w:ascii="Times New Roman" w:hAnsi="Times New Roman" w:cs="Times New Roman"/>
        </w:rPr>
        <w:t>);</w:t>
      </w:r>
      <w:proofErr w:type="gramEnd"/>
      <w:r w:rsidRPr="00394B76">
        <w:rPr>
          <w:rFonts w:ascii="Times New Roman" w:hAnsi="Times New Roman" w:cs="Times New Roman"/>
        </w:rPr>
        <w:t xml:space="preserve">                    </w:t>
      </w:r>
    </w:p>
    <w:p w14:paraId="59EC0501"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counter3_nxt &lt;= (others =&gt; '0'</w:t>
      </w:r>
      <w:proofErr w:type="gramStart"/>
      <w:r w:rsidRPr="00394B76">
        <w:rPr>
          <w:rFonts w:ascii="Times New Roman" w:hAnsi="Times New Roman" w:cs="Times New Roman"/>
        </w:rPr>
        <w:t>);</w:t>
      </w:r>
      <w:proofErr w:type="gramEnd"/>
      <w:r w:rsidRPr="00394B76">
        <w:rPr>
          <w:rFonts w:ascii="Times New Roman" w:hAnsi="Times New Roman" w:cs="Times New Roman"/>
        </w:rPr>
        <w:t xml:space="preserve"> </w:t>
      </w:r>
    </w:p>
    <w:p w14:paraId="4E88CEF4"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roofErr w:type="spellStart"/>
      <w:r w:rsidRPr="00394B76">
        <w:rPr>
          <w:rFonts w:ascii="Times New Roman" w:hAnsi="Times New Roman" w:cs="Times New Roman"/>
        </w:rPr>
        <w:t>state_nxt</w:t>
      </w:r>
      <w:proofErr w:type="spellEnd"/>
      <w:r w:rsidRPr="00394B76">
        <w:rPr>
          <w:rFonts w:ascii="Times New Roman" w:hAnsi="Times New Roman" w:cs="Times New Roman"/>
        </w:rPr>
        <w:t xml:space="preserve"> &lt;= </w:t>
      </w:r>
      <w:proofErr w:type="spellStart"/>
      <w:r w:rsidRPr="00394B76">
        <w:rPr>
          <w:rFonts w:ascii="Times New Roman" w:hAnsi="Times New Roman" w:cs="Times New Roman"/>
        </w:rPr>
        <w:t>s_</w:t>
      </w:r>
      <w:proofErr w:type="gramStart"/>
      <w:r w:rsidRPr="00394B76">
        <w:rPr>
          <w:rFonts w:ascii="Times New Roman" w:hAnsi="Times New Roman" w:cs="Times New Roman"/>
        </w:rPr>
        <w:t>initial</w:t>
      </w:r>
      <w:proofErr w:type="spellEnd"/>
      <w:r w:rsidRPr="00394B76">
        <w:rPr>
          <w:rFonts w:ascii="Times New Roman" w:hAnsi="Times New Roman" w:cs="Times New Roman"/>
        </w:rPr>
        <w:t>;</w:t>
      </w:r>
      <w:proofErr w:type="gramEnd"/>
      <w:r w:rsidRPr="00394B76">
        <w:rPr>
          <w:rFonts w:ascii="Times New Roman" w:hAnsi="Times New Roman" w:cs="Times New Roman"/>
        </w:rPr>
        <w:t xml:space="preserve">              </w:t>
      </w:r>
    </w:p>
    <w:p w14:paraId="71784D71"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roofErr w:type="spellStart"/>
      <w:r w:rsidRPr="00394B76">
        <w:rPr>
          <w:rFonts w:ascii="Times New Roman" w:hAnsi="Times New Roman" w:cs="Times New Roman"/>
        </w:rPr>
        <w:t>elsif</w:t>
      </w:r>
      <w:proofErr w:type="spellEnd"/>
      <w:r w:rsidRPr="00394B76">
        <w:rPr>
          <w:rFonts w:ascii="Times New Roman" w:hAnsi="Times New Roman" w:cs="Times New Roman"/>
        </w:rPr>
        <w:t xml:space="preserve"> counter3 &lt; "1101" and counter2 = "11" then</w:t>
      </w:r>
    </w:p>
    <w:p w14:paraId="2F3FC9FC"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counter3_nxt &lt;= counter3 + </w:t>
      </w:r>
      <w:proofErr w:type="gramStart"/>
      <w:r w:rsidRPr="00394B76">
        <w:rPr>
          <w:rFonts w:ascii="Times New Roman" w:hAnsi="Times New Roman" w:cs="Times New Roman"/>
        </w:rPr>
        <w:t>1;</w:t>
      </w:r>
      <w:proofErr w:type="gramEnd"/>
    </w:p>
    <w:p w14:paraId="3D348B9C"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counter2_nxt &lt;= (others =&gt; '0'</w:t>
      </w:r>
      <w:proofErr w:type="gramStart"/>
      <w:r w:rsidRPr="00394B76">
        <w:rPr>
          <w:rFonts w:ascii="Times New Roman" w:hAnsi="Times New Roman" w:cs="Times New Roman"/>
        </w:rPr>
        <w:t>);</w:t>
      </w:r>
      <w:proofErr w:type="gramEnd"/>
    </w:p>
    <w:p w14:paraId="23DCA8F4"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roofErr w:type="spellStart"/>
      <w:r w:rsidRPr="00394B76">
        <w:rPr>
          <w:rFonts w:ascii="Times New Roman" w:hAnsi="Times New Roman" w:cs="Times New Roman"/>
        </w:rPr>
        <w:t>state_nxt</w:t>
      </w:r>
      <w:proofErr w:type="spellEnd"/>
      <w:r w:rsidRPr="00394B76">
        <w:rPr>
          <w:rFonts w:ascii="Times New Roman" w:hAnsi="Times New Roman" w:cs="Times New Roman"/>
        </w:rPr>
        <w:t xml:space="preserve"> &lt;= s_</w:t>
      </w:r>
      <w:proofErr w:type="gramStart"/>
      <w:r w:rsidRPr="00394B76">
        <w:rPr>
          <w:rFonts w:ascii="Times New Roman" w:hAnsi="Times New Roman" w:cs="Times New Roman"/>
        </w:rPr>
        <w:t>send2multi;</w:t>
      </w:r>
      <w:proofErr w:type="gramEnd"/>
    </w:p>
    <w:p w14:paraId="634A64D7"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else </w:t>
      </w:r>
    </w:p>
    <w:p w14:paraId="380B81E5"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counter3_nxt &lt;= </w:t>
      </w:r>
      <w:proofErr w:type="gramStart"/>
      <w:r w:rsidRPr="00394B76">
        <w:rPr>
          <w:rFonts w:ascii="Times New Roman" w:hAnsi="Times New Roman" w:cs="Times New Roman"/>
        </w:rPr>
        <w:t>counter3;</w:t>
      </w:r>
      <w:proofErr w:type="gramEnd"/>
    </w:p>
    <w:p w14:paraId="2C82F659"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counter2_nxt &lt;= counter2 + </w:t>
      </w:r>
      <w:proofErr w:type="gramStart"/>
      <w:r w:rsidRPr="00394B76">
        <w:rPr>
          <w:rFonts w:ascii="Times New Roman" w:hAnsi="Times New Roman" w:cs="Times New Roman"/>
        </w:rPr>
        <w:t>1;</w:t>
      </w:r>
      <w:proofErr w:type="gramEnd"/>
    </w:p>
    <w:p w14:paraId="37318B1A"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roofErr w:type="spellStart"/>
      <w:r w:rsidRPr="00394B76">
        <w:rPr>
          <w:rFonts w:ascii="Times New Roman" w:hAnsi="Times New Roman" w:cs="Times New Roman"/>
        </w:rPr>
        <w:t>state_nxt</w:t>
      </w:r>
      <w:proofErr w:type="spellEnd"/>
      <w:r w:rsidRPr="00394B76">
        <w:rPr>
          <w:rFonts w:ascii="Times New Roman" w:hAnsi="Times New Roman" w:cs="Times New Roman"/>
        </w:rPr>
        <w:t xml:space="preserve"> &lt;= s_</w:t>
      </w:r>
      <w:proofErr w:type="gramStart"/>
      <w:r w:rsidRPr="00394B76">
        <w:rPr>
          <w:rFonts w:ascii="Times New Roman" w:hAnsi="Times New Roman" w:cs="Times New Roman"/>
        </w:rPr>
        <w:t>send2multi;</w:t>
      </w:r>
      <w:proofErr w:type="gramEnd"/>
    </w:p>
    <w:p w14:paraId="02B224F6"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end </w:t>
      </w:r>
      <w:proofErr w:type="gramStart"/>
      <w:r w:rsidRPr="00394B76">
        <w:rPr>
          <w:rFonts w:ascii="Times New Roman" w:hAnsi="Times New Roman" w:cs="Times New Roman"/>
        </w:rPr>
        <w:t>if;</w:t>
      </w:r>
      <w:proofErr w:type="gramEnd"/>
    </w:p>
    <w:p w14:paraId="0740B3E8"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end </w:t>
      </w:r>
      <w:proofErr w:type="gramStart"/>
      <w:r w:rsidRPr="00394B76">
        <w:rPr>
          <w:rFonts w:ascii="Times New Roman" w:hAnsi="Times New Roman" w:cs="Times New Roman"/>
        </w:rPr>
        <w:t>if;</w:t>
      </w:r>
      <w:proofErr w:type="gramEnd"/>
    </w:p>
    <w:p w14:paraId="0BBAAD7D" w14:textId="5E738FB8"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end </w:t>
      </w:r>
      <w:proofErr w:type="gramStart"/>
      <w:r w:rsidRPr="00394B76">
        <w:rPr>
          <w:rFonts w:ascii="Times New Roman" w:hAnsi="Times New Roman" w:cs="Times New Roman"/>
        </w:rPr>
        <w:t>case;</w:t>
      </w:r>
      <w:proofErr w:type="gramEnd"/>
    </w:p>
    <w:p w14:paraId="3A5DFF75"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lastRenderedPageBreak/>
        <w:t xml:space="preserve">end </w:t>
      </w:r>
      <w:proofErr w:type="gramStart"/>
      <w:r w:rsidRPr="00394B76">
        <w:rPr>
          <w:rFonts w:ascii="Times New Roman" w:hAnsi="Times New Roman" w:cs="Times New Roman"/>
        </w:rPr>
        <w:t>process;</w:t>
      </w:r>
      <w:proofErr w:type="gramEnd"/>
    </w:p>
    <w:p w14:paraId="5F8443D1"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reg_1_nxt &lt;= input when counter1 = "000" and flag1 = '1' else reg_</w:t>
      </w:r>
      <w:proofErr w:type="gramStart"/>
      <w:r w:rsidRPr="00394B76">
        <w:rPr>
          <w:rFonts w:ascii="Times New Roman" w:hAnsi="Times New Roman" w:cs="Times New Roman"/>
        </w:rPr>
        <w:t>1;</w:t>
      </w:r>
      <w:proofErr w:type="gramEnd"/>
    </w:p>
    <w:p w14:paraId="702A9BF0"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reg_2_nxt &lt;= input when counter1 = "001" and flag1 = '1' else reg_</w:t>
      </w:r>
      <w:proofErr w:type="gramStart"/>
      <w:r w:rsidRPr="00394B76">
        <w:rPr>
          <w:rFonts w:ascii="Times New Roman" w:hAnsi="Times New Roman" w:cs="Times New Roman"/>
        </w:rPr>
        <w:t>2;</w:t>
      </w:r>
      <w:proofErr w:type="gramEnd"/>
    </w:p>
    <w:p w14:paraId="2DAD3F6C"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reg_3_nxt &lt;= input when counter1 = "010" and flag1 = '1' else reg_</w:t>
      </w:r>
      <w:proofErr w:type="gramStart"/>
      <w:r w:rsidRPr="00394B76">
        <w:rPr>
          <w:rFonts w:ascii="Times New Roman" w:hAnsi="Times New Roman" w:cs="Times New Roman"/>
        </w:rPr>
        <w:t>3;</w:t>
      </w:r>
      <w:proofErr w:type="gramEnd"/>
    </w:p>
    <w:p w14:paraId="6A66E82D"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reg_4_nxt &lt;= input when counter1 = "011" and flag1 = '1' else reg_</w:t>
      </w:r>
      <w:proofErr w:type="gramStart"/>
      <w:r w:rsidRPr="00394B76">
        <w:rPr>
          <w:rFonts w:ascii="Times New Roman" w:hAnsi="Times New Roman" w:cs="Times New Roman"/>
        </w:rPr>
        <w:t>4;</w:t>
      </w:r>
      <w:proofErr w:type="gramEnd"/>
    </w:p>
    <w:p w14:paraId="628AF005" w14:textId="125D6501"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--Send the data --------------------------------------------</w:t>
      </w:r>
    </w:p>
    <w:p w14:paraId="0726DF77" w14:textId="77777777" w:rsidR="00394B76" w:rsidRPr="00394B76" w:rsidRDefault="00394B76" w:rsidP="00394B76">
      <w:pPr>
        <w:spacing w:line="240" w:lineRule="auto"/>
        <w:rPr>
          <w:rFonts w:ascii="Times New Roman" w:hAnsi="Times New Roman" w:cs="Times New Roman"/>
        </w:rPr>
      </w:pPr>
      <w:proofErr w:type="spellStart"/>
      <w:r w:rsidRPr="00394B76">
        <w:rPr>
          <w:rFonts w:ascii="Times New Roman" w:hAnsi="Times New Roman" w:cs="Times New Roman"/>
        </w:rPr>
        <w:t>data_input</w:t>
      </w:r>
      <w:proofErr w:type="spellEnd"/>
      <w:r w:rsidRPr="00394B76">
        <w:rPr>
          <w:rFonts w:ascii="Times New Roman" w:hAnsi="Times New Roman" w:cs="Times New Roman"/>
        </w:rPr>
        <w:t xml:space="preserve"> &lt;=   reg_1 when counter2 = "00" and flag2 = '1' else </w:t>
      </w:r>
    </w:p>
    <w:p w14:paraId="79577E11"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reg_2 when counter2 = "01" and flag2 = '1' else</w:t>
      </w:r>
    </w:p>
    <w:p w14:paraId="2C8C47F7"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reg_3 when counter2 = "10" and flag2 = '1' else</w:t>
      </w:r>
    </w:p>
    <w:p w14:paraId="1CB196E4"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reg_4 when counter2 = "11" and flag2 = '1' else </w:t>
      </w:r>
    </w:p>
    <w:p w14:paraId="63F6593B"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(others =&gt; '0'</w:t>
      </w:r>
      <w:proofErr w:type="gramStart"/>
      <w:r w:rsidRPr="00394B76">
        <w:rPr>
          <w:rFonts w:ascii="Times New Roman" w:hAnsi="Times New Roman" w:cs="Times New Roman"/>
        </w:rPr>
        <w:t>);</w:t>
      </w:r>
      <w:proofErr w:type="gramEnd"/>
    </w:p>
    <w:p w14:paraId="7CCA134F" w14:textId="77777777" w:rsidR="00394B76" w:rsidRPr="00394B76" w:rsidRDefault="00394B76" w:rsidP="00394B76">
      <w:pPr>
        <w:spacing w:line="240" w:lineRule="auto"/>
        <w:rPr>
          <w:rFonts w:ascii="Times New Roman" w:hAnsi="Times New Roman" w:cs="Times New Roman"/>
        </w:rPr>
      </w:pPr>
    </w:p>
    <w:p w14:paraId="6F53A699"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--Flip Flop ------------------------------------------------</w:t>
      </w:r>
    </w:p>
    <w:p w14:paraId="772B20CF"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reg_01: FF </w:t>
      </w:r>
    </w:p>
    <w:p w14:paraId="4C968E53" w14:textId="77777777" w:rsidR="00394B76" w:rsidRPr="00394B76" w:rsidRDefault="00394B76" w:rsidP="00394B76">
      <w:pPr>
        <w:spacing w:line="240" w:lineRule="auto"/>
        <w:rPr>
          <w:rFonts w:ascii="Times New Roman" w:hAnsi="Times New Roman" w:cs="Times New Roman"/>
          <w:lang w:val="sv-SE"/>
        </w:rPr>
      </w:pPr>
      <w:r w:rsidRPr="00394B76">
        <w:rPr>
          <w:rFonts w:ascii="Times New Roman" w:hAnsi="Times New Roman" w:cs="Times New Roman"/>
        </w:rPr>
        <w:t xml:space="preserve">  </w:t>
      </w:r>
      <w:r w:rsidRPr="00394B76">
        <w:rPr>
          <w:rFonts w:ascii="Times New Roman" w:hAnsi="Times New Roman" w:cs="Times New Roman"/>
          <w:lang w:val="sv-SE"/>
        </w:rPr>
        <w:t>generic map(N =&gt; 16)</w:t>
      </w:r>
    </w:p>
    <w:p w14:paraId="46DED9FF" w14:textId="77777777" w:rsidR="00394B76" w:rsidRPr="00394B76" w:rsidRDefault="00394B76" w:rsidP="00394B76">
      <w:pPr>
        <w:spacing w:line="240" w:lineRule="auto"/>
        <w:rPr>
          <w:rFonts w:ascii="Times New Roman" w:hAnsi="Times New Roman" w:cs="Times New Roman"/>
          <w:lang w:val="sv-SE"/>
        </w:rPr>
      </w:pPr>
      <w:r w:rsidRPr="00394B76">
        <w:rPr>
          <w:rFonts w:ascii="Times New Roman" w:hAnsi="Times New Roman" w:cs="Times New Roman"/>
          <w:lang w:val="sv-SE"/>
        </w:rPr>
        <w:t xml:space="preserve">  port map(   D     =&gt;reg_1_nxt,</w:t>
      </w:r>
    </w:p>
    <w:p w14:paraId="6E5DEF4A" w14:textId="77777777" w:rsidR="00394B76" w:rsidRPr="00394B76" w:rsidRDefault="00394B76" w:rsidP="00394B76">
      <w:pPr>
        <w:spacing w:line="240" w:lineRule="auto"/>
        <w:rPr>
          <w:rFonts w:ascii="Times New Roman" w:hAnsi="Times New Roman" w:cs="Times New Roman"/>
          <w:lang w:val="sv-SE"/>
        </w:rPr>
      </w:pPr>
      <w:r w:rsidRPr="00394B76">
        <w:rPr>
          <w:rFonts w:ascii="Times New Roman" w:hAnsi="Times New Roman" w:cs="Times New Roman"/>
          <w:lang w:val="sv-SE"/>
        </w:rPr>
        <w:t xml:space="preserve">              Q     =&gt;reg_1,</w:t>
      </w:r>
    </w:p>
    <w:p w14:paraId="24B1DA0D" w14:textId="77777777" w:rsidR="00394B76" w:rsidRPr="00777F91" w:rsidRDefault="00394B76" w:rsidP="00394B76">
      <w:pPr>
        <w:spacing w:line="240" w:lineRule="auto"/>
        <w:rPr>
          <w:rFonts w:ascii="Times New Roman" w:hAnsi="Times New Roman" w:cs="Times New Roman"/>
          <w:lang w:val="sv-SE"/>
        </w:rPr>
      </w:pPr>
      <w:r w:rsidRPr="00394B76">
        <w:rPr>
          <w:rFonts w:ascii="Times New Roman" w:hAnsi="Times New Roman" w:cs="Times New Roman"/>
          <w:lang w:val="sv-SE"/>
        </w:rPr>
        <w:t xml:space="preserve">            </w:t>
      </w:r>
      <w:r w:rsidRPr="00777F91">
        <w:rPr>
          <w:rFonts w:ascii="Times New Roman" w:hAnsi="Times New Roman" w:cs="Times New Roman"/>
          <w:lang w:val="sv-SE"/>
        </w:rPr>
        <w:t>clk     =&gt;clk,</w:t>
      </w:r>
    </w:p>
    <w:p w14:paraId="5606FB6A" w14:textId="77777777" w:rsidR="00394B76" w:rsidRPr="00777F91" w:rsidRDefault="00394B76" w:rsidP="00394B76">
      <w:pPr>
        <w:spacing w:line="240" w:lineRule="auto"/>
        <w:rPr>
          <w:rFonts w:ascii="Times New Roman" w:hAnsi="Times New Roman" w:cs="Times New Roman"/>
          <w:lang w:val="sv-SE"/>
        </w:rPr>
      </w:pPr>
      <w:r w:rsidRPr="00777F91">
        <w:rPr>
          <w:rFonts w:ascii="Times New Roman" w:hAnsi="Times New Roman" w:cs="Times New Roman"/>
          <w:lang w:val="sv-SE"/>
        </w:rPr>
        <w:t xml:space="preserve">            reset   =&gt;reset</w:t>
      </w:r>
    </w:p>
    <w:p w14:paraId="64E7F16A" w14:textId="77777777" w:rsidR="00394B76" w:rsidRPr="00777F91" w:rsidRDefault="00394B76" w:rsidP="00394B76">
      <w:pPr>
        <w:spacing w:line="240" w:lineRule="auto"/>
        <w:rPr>
          <w:rFonts w:ascii="Times New Roman" w:hAnsi="Times New Roman" w:cs="Times New Roman"/>
          <w:lang w:val="sv-SE"/>
        </w:rPr>
      </w:pPr>
      <w:r w:rsidRPr="00777F91">
        <w:rPr>
          <w:rFonts w:ascii="Times New Roman" w:hAnsi="Times New Roman" w:cs="Times New Roman"/>
          <w:lang w:val="sv-SE"/>
        </w:rPr>
        <w:t xml:space="preserve">      );</w:t>
      </w:r>
    </w:p>
    <w:p w14:paraId="31255C88" w14:textId="77777777" w:rsidR="00394B76" w:rsidRPr="00777F91" w:rsidRDefault="00394B76" w:rsidP="00394B76">
      <w:pPr>
        <w:spacing w:line="240" w:lineRule="auto"/>
        <w:rPr>
          <w:rFonts w:ascii="Times New Roman" w:hAnsi="Times New Roman" w:cs="Times New Roman"/>
          <w:lang w:val="sv-SE"/>
        </w:rPr>
      </w:pPr>
    </w:p>
    <w:p w14:paraId="015B8BE7" w14:textId="77777777" w:rsidR="00394B76" w:rsidRPr="00777F91" w:rsidRDefault="00394B76" w:rsidP="00394B76">
      <w:pPr>
        <w:spacing w:line="240" w:lineRule="auto"/>
        <w:rPr>
          <w:rFonts w:ascii="Times New Roman" w:hAnsi="Times New Roman" w:cs="Times New Roman"/>
          <w:lang w:val="sv-SE"/>
        </w:rPr>
      </w:pPr>
      <w:r w:rsidRPr="00777F91">
        <w:rPr>
          <w:rFonts w:ascii="Times New Roman" w:hAnsi="Times New Roman" w:cs="Times New Roman"/>
          <w:lang w:val="sv-SE"/>
        </w:rPr>
        <w:t xml:space="preserve">reg_02: FF </w:t>
      </w:r>
    </w:p>
    <w:p w14:paraId="3012BCC4" w14:textId="77777777" w:rsidR="00394B76" w:rsidRPr="00777F91" w:rsidRDefault="00394B76" w:rsidP="00394B76">
      <w:pPr>
        <w:spacing w:line="240" w:lineRule="auto"/>
        <w:rPr>
          <w:rFonts w:ascii="Times New Roman" w:hAnsi="Times New Roman" w:cs="Times New Roman"/>
          <w:lang w:val="sv-SE"/>
        </w:rPr>
      </w:pPr>
      <w:r w:rsidRPr="00777F91">
        <w:rPr>
          <w:rFonts w:ascii="Times New Roman" w:hAnsi="Times New Roman" w:cs="Times New Roman"/>
          <w:lang w:val="sv-SE"/>
        </w:rPr>
        <w:t xml:space="preserve">  generic map(N =&gt; 16)</w:t>
      </w:r>
    </w:p>
    <w:p w14:paraId="59E0663F" w14:textId="77777777" w:rsidR="00394B76" w:rsidRPr="00394B76" w:rsidRDefault="00394B76" w:rsidP="00394B76">
      <w:pPr>
        <w:spacing w:line="240" w:lineRule="auto"/>
        <w:rPr>
          <w:rFonts w:ascii="Times New Roman" w:hAnsi="Times New Roman" w:cs="Times New Roman"/>
          <w:lang w:val="sv-SE"/>
        </w:rPr>
      </w:pPr>
      <w:r w:rsidRPr="00777F91">
        <w:rPr>
          <w:rFonts w:ascii="Times New Roman" w:hAnsi="Times New Roman" w:cs="Times New Roman"/>
          <w:lang w:val="sv-SE"/>
        </w:rPr>
        <w:t xml:space="preserve">  </w:t>
      </w:r>
      <w:r w:rsidRPr="00394B76">
        <w:rPr>
          <w:rFonts w:ascii="Times New Roman" w:hAnsi="Times New Roman" w:cs="Times New Roman"/>
          <w:lang w:val="sv-SE"/>
        </w:rPr>
        <w:t>port map(   D     =&gt;reg_2_nxt,</w:t>
      </w:r>
    </w:p>
    <w:p w14:paraId="10BF6953" w14:textId="77777777" w:rsidR="00394B76" w:rsidRPr="00394B76" w:rsidRDefault="00394B76" w:rsidP="00394B76">
      <w:pPr>
        <w:spacing w:line="240" w:lineRule="auto"/>
        <w:rPr>
          <w:rFonts w:ascii="Times New Roman" w:hAnsi="Times New Roman" w:cs="Times New Roman"/>
          <w:lang w:val="sv-SE"/>
        </w:rPr>
      </w:pPr>
      <w:r w:rsidRPr="00394B76">
        <w:rPr>
          <w:rFonts w:ascii="Times New Roman" w:hAnsi="Times New Roman" w:cs="Times New Roman"/>
          <w:lang w:val="sv-SE"/>
        </w:rPr>
        <w:t xml:space="preserve">              Q     =&gt;reg_2,</w:t>
      </w:r>
    </w:p>
    <w:p w14:paraId="1A385CA3" w14:textId="77777777" w:rsidR="00394B76" w:rsidRPr="00394B76" w:rsidRDefault="00394B76" w:rsidP="00394B76">
      <w:pPr>
        <w:spacing w:line="240" w:lineRule="auto"/>
        <w:rPr>
          <w:rFonts w:ascii="Times New Roman" w:hAnsi="Times New Roman" w:cs="Times New Roman"/>
          <w:lang w:val="sv-SE"/>
        </w:rPr>
      </w:pPr>
      <w:r w:rsidRPr="00394B76">
        <w:rPr>
          <w:rFonts w:ascii="Times New Roman" w:hAnsi="Times New Roman" w:cs="Times New Roman"/>
          <w:lang w:val="sv-SE"/>
        </w:rPr>
        <w:t xml:space="preserve">            clk     =&gt;clk,</w:t>
      </w:r>
    </w:p>
    <w:p w14:paraId="7F4697A0" w14:textId="77777777" w:rsidR="00394B76" w:rsidRPr="00394B76" w:rsidRDefault="00394B76" w:rsidP="00394B76">
      <w:pPr>
        <w:spacing w:line="240" w:lineRule="auto"/>
        <w:rPr>
          <w:rFonts w:ascii="Times New Roman" w:hAnsi="Times New Roman" w:cs="Times New Roman"/>
          <w:lang w:val="sv-SE"/>
        </w:rPr>
      </w:pPr>
      <w:r w:rsidRPr="00394B76">
        <w:rPr>
          <w:rFonts w:ascii="Times New Roman" w:hAnsi="Times New Roman" w:cs="Times New Roman"/>
          <w:lang w:val="sv-SE"/>
        </w:rPr>
        <w:t xml:space="preserve">            reset   =&gt;reset</w:t>
      </w:r>
    </w:p>
    <w:p w14:paraId="5233E117" w14:textId="77777777" w:rsidR="00394B76" w:rsidRPr="00777F91" w:rsidRDefault="00394B76" w:rsidP="00394B76">
      <w:pPr>
        <w:spacing w:line="240" w:lineRule="auto"/>
        <w:rPr>
          <w:rFonts w:ascii="Times New Roman" w:hAnsi="Times New Roman" w:cs="Times New Roman"/>
          <w:lang w:val="sv-SE"/>
        </w:rPr>
      </w:pPr>
      <w:r w:rsidRPr="00394B76">
        <w:rPr>
          <w:rFonts w:ascii="Times New Roman" w:hAnsi="Times New Roman" w:cs="Times New Roman"/>
          <w:lang w:val="sv-SE"/>
        </w:rPr>
        <w:t xml:space="preserve">      </w:t>
      </w:r>
      <w:r w:rsidRPr="00777F91">
        <w:rPr>
          <w:rFonts w:ascii="Times New Roman" w:hAnsi="Times New Roman" w:cs="Times New Roman"/>
          <w:lang w:val="sv-SE"/>
        </w:rPr>
        <w:t>);</w:t>
      </w:r>
    </w:p>
    <w:p w14:paraId="2B4F14E3" w14:textId="77777777" w:rsidR="00394B76" w:rsidRPr="00777F91" w:rsidRDefault="00394B76" w:rsidP="00394B76">
      <w:pPr>
        <w:spacing w:line="240" w:lineRule="auto"/>
        <w:rPr>
          <w:rFonts w:ascii="Times New Roman" w:hAnsi="Times New Roman" w:cs="Times New Roman"/>
          <w:lang w:val="sv-SE"/>
        </w:rPr>
      </w:pPr>
    </w:p>
    <w:p w14:paraId="13E100AA" w14:textId="77777777" w:rsidR="00394B76" w:rsidRPr="00777F91" w:rsidRDefault="00394B76" w:rsidP="00394B76">
      <w:pPr>
        <w:spacing w:line="240" w:lineRule="auto"/>
        <w:rPr>
          <w:rFonts w:ascii="Times New Roman" w:hAnsi="Times New Roman" w:cs="Times New Roman"/>
          <w:lang w:val="sv-SE"/>
        </w:rPr>
      </w:pPr>
      <w:r w:rsidRPr="00777F91">
        <w:rPr>
          <w:rFonts w:ascii="Times New Roman" w:hAnsi="Times New Roman" w:cs="Times New Roman"/>
          <w:lang w:val="sv-SE"/>
        </w:rPr>
        <w:t xml:space="preserve">reg_03: FF </w:t>
      </w:r>
    </w:p>
    <w:p w14:paraId="39E33613" w14:textId="77777777" w:rsidR="00394B76" w:rsidRPr="00777F91" w:rsidRDefault="00394B76" w:rsidP="00394B76">
      <w:pPr>
        <w:spacing w:line="240" w:lineRule="auto"/>
        <w:rPr>
          <w:rFonts w:ascii="Times New Roman" w:hAnsi="Times New Roman" w:cs="Times New Roman"/>
          <w:lang w:val="sv-SE"/>
        </w:rPr>
      </w:pPr>
      <w:r w:rsidRPr="00777F91">
        <w:rPr>
          <w:rFonts w:ascii="Times New Roman" w:hAnsi="Times New Roman" w:cs="Times New Roman"/>
          <w:lang w:val="sv-SE"/>
        </w:rPr>
        <w:t xml:space="preserve">  generic map(N =&gt; 16)</w:t>
      </w:r>
    </w:p>
    <w:p w14:paraId="5C9E5935" w14:textId="77777777" w:rsidR="00394B76" w:rsidRPr="00394B76" w:rsidRDefault="00394B76" w:rsidP="00394B76">
      <w:pPr>
        <w:spacing w:line="240" w:lineRule="auto"/>
        <w:rPr>
          <w:rFonts w:ascii="Times New Roman" w:hAnsi="Times New Roman" w:cs="Times New Roman"/>
          <w:lang w:val="sv-SE"/>
        </w:rPr>
      </w:pPr>
      <w:r w:rsidRPr="00777F91">
        <w:rPr>
          <w:rFonts w:ascii="Times New Roman" w:hAnsi="Times New Roman" w:cs="Times New Roman"/>
          <w:lang w:val="sv-SE"/>
        </w:rPr>
        <w:t xml:space="preserve">  </w:t>
      </w:r>
      <w:r w:rsidRPr="00394B76">
        <w:rPr>
          <w:rFonts w:ascii="Times New Roman" w:hAnsi="Times New Roman" w:cs="Times New Roman"/>
          <w:lang w:val="sv-SE"/>
        </w:rPr>
        <w:t>port map(   D     =&gt;reg_3_nxt,</w:t>
      </w:r>
    </w:p>
    <w:p w14:paraId="41D12C15" w14:textId="77777777" w:rsidR="00394B76" w:rsidRPr="00394B76" w:rsidRDefault="00394B76" w:rsidP="00394B76">
      <w:pPr>
        <w:spacing w:line="240" w:lineRule="auto"/>
        <w:rPr>
          <w:rFonts w:ascii="Times New Roman" w:hAnsi="Times New Roman" w:cs="Times New Roman"/>
          <w:lang w:val="sv-SE"/>
        </w:rPr>
      </w:pPr>
      <w:r w:rsidRPr="00394B76">
        <w:rPr>
          <w:rFonts w:ascii="Times New Roman" w:hAnsi="Times New Roman" w:cs="Times New Roman"/>
          <w:lang w:val="sv-SE"/>
        </w:rPr>
        <w:t xml:space="preserve">              Q     =&gt;reg_3,</w:t>
      </w:r>
    </w:p>
    <w:p w14:paraId="1094F5B4" w14:textId="77777777" w:rsidR="00394B76" w:rsidRPr="00394B76" w:rsidRDefault="00394B76" w:rsidP="00394B76">
      <w:pPr>
        <w:spacing w:line="240" w:lineRule="auto"/>
        <w:rPr>
          <w:rFonts w:ascii="Times New Roman" w:hAnsi="Times New Roman" w:cs="Times New Roman"/>
          <w:lang w:val="sv-SE"/>
        </w:rPr>
      </w:pPr>
      <w:r w:rsidRPr="00394B76">
        <w:rPr>
          <w:rFonts w:ascii="Times New Roman" w:hAnsi="Times New Roman" w:cs="Times New Roman"/>
          <w:lang w:val="sv-SE"/>
        </w:rPr>
        <w:t xml:space="preserve">            clk     =&gt;clk,</w:t>
      </w:r>
    </w:p>
    <w:p w14:paraId="3DA2A639" w14:textId="77777777" w:rsidR="00394B76" w:rsidRPr="00394B76" w:rsidRDefault="00394B76" w:rsidP="00394B76">
      <w:pPr>
        <w:spacing w:line="240" w:lineRule="auto"/>
        <w:rPr>
          <w:rFonts w:ascii="Times New Roman" w:hAnsi="Times New Roman" w:cs="Times New Roman"/>
          <w:lang w:val="sv-SE"/>
        </w:rPr>
      </w:pPr>
      <w:r w:rsidRPr="00394B76">
        <w:rPr>
          <w:rFonts w:ascii="Times New Roman" w:hAnsi="Times New Roman" w:cs="Times New Roman"/>
          <w:lang w:val="sv-SE"/>
        </w:rPr>
        <w:t xml:space="preserve">            reset   =&gt;reset</w:t>
      </w:r>
    </w:p>
    <w:p w14:paraId="23CFBC83" w14:textId="77777777" w:rsidR="00394B76" w:rsidRPr="00777F91" w:rsidRDefault="00394B76" w:rsidP="00394B76">
      <w:pPr>
        <w:spacing w:line="240" w:lineRule="auto"/>
        <w:rPr>
          <w:rFonts w:ascii="Times New Roman" w:hAnsi="Times New Roman" w:cs="Times New Roman"/>
          <w:lang w:val="sv-SE"/>
        </w:rPr>
      </w:pPr>
      <w:r w:rsidRPr="00394B76">
        <w:rPr>
          <w:rFonts w:ascii="Times New Roman" w:hAnsi="Times New Roman" w:cs="Times New Roman"/>
          <w:lang w:val="sv-SE"/>
        </w:rPr>
        <w:t xml:space="preserve">      </w:t>
      </w:r>
      <w:r w:rsidRPr="00777F91">
        <w:rPr>
          <w:rFonts w:ascii="Times New Roman" w:hAnsi="Times New Roman" w:cs="Times New Roman"/>
          <w:lang w:val="sv-SE"/>
        </w:rPr>
        <w:t>);</w:t>
      </w:r>
    </w:p>
    <w:p w14:paraId="737FC554" w14:textId="77777777" w:rsidR="00394B76" w:rsidRPr="00777F91" w:rsidRDefault="00394B76" w:rsidP="00394B76">
      <w:pPr>
        <w:spacing w:line="240" w:lineRule="auto"/>
        <w:rPr>
          <w:rFonts w:ascii="Times New Roman" w:hAnsi="Times New Roman" w:cs="Times New Roman"/>
          <w:lang w:val="sv-SE"/>
        </w:rPr>
      </w:pPr>
    </w:p>
    <w:p w14:paraId="07C21C42" w14:textId="77777777" w:rsidR="00394B76" w:rsidRPr="00777F91" w:rsidRDefault="00394B76" w:rsidP="00394B76">
      <w:pPr>
        <w:spacing w:line="240" w:lineRule="auto"/>
        <w:rPr>
          <w:rFonts w:ascii="Times New Roman" w:hAnsi="Times New Roman" w:cs="Times New Roman"/>
          <w:lang w:val="sv-SE"/>
        </w:rPr>
      </w:pPr>
      <w:r w:rsidRPr="00777F91">
        <w:rPr>
          <w:rFonts w:ascii="Times New Roman" w:hAnsi="Times New Roman" w:cs="Times New Roman"/>
          <w:lang w:val="sv-SE"/>
        </w:rPr>
        <w:t xml:space="preserve">reg_04: FF </w:t>
      </w:r>
    </w:p>
    <w:p w14:paraId="3CC2C374" w14:textId="77777777" w:rsidR="00394B76" w:rsidRPr="00777F91" w:rsidRDefault="00394B76" w:rsidP="00394B76">
      <w:pPr>
        <w:spacing w:line="240" w:lineRule="auto"/>
        <w:rPr>
          <w:rFonts w:ascii="Times New Roman" w:hAnsi="Times New Roman" w:cs="Times New Roman"/>
          <w:lang w:val="sv-SE"/>
        </w:rPr>
      </w:pPr>
      <w:r w:rsidRPr="00777F91">
        <w:rPr>
          <w:rFonts w:ascii="Times New Roman" w:hAnsi="Times New Roman" w:cs="Times New Roman"/>
          <w:lang w:val="sv-SE"/>
        </w:rPr>
        <w:t xml:space="preserve">  generic map(N =&gt; 16)</w:t>
      </w:r>
    </w:p>
    <w:p w14:paraId="16D10AD1" w14:textId="77777777" w:rsidR="00394B76" w:rsidRPr="00394B76" w:rsidRDefault="00394B76" w:rsidP="00394B76">
      <w:pPr>
        <w:spacing w:line="240" w:lineRule="auto"/>
        <w:rPr>
          <w:rFonts w:ascii="Times New Roman" w:hAnsi="Times New Roman" w:cs="Times New Roman"/>
          <w:lang w:val="sv-SE"/>
        </w:rPr>
      </w:pPr>
      <w:r w:rsidRPr="00777F91">
        <w:rPr>
          <w:rFonts w:ascii="Times New Roman" w:hAnsi="Times New Roman" w:cs="Times New Roman"/>
          <w:lang w:val="sv-SE"/>
        </w:rPr>
        <w:t xml:space="preserve">  </w:t>
      </w:r>
      <w:r w:rsidRPr="00394B76">
        <w:rPr>
          <w:rFonts w:ascii="Times New Roman" w:hAnsi="Times New Roman" w:cs="Times New Roman"/>
          <w:lang w:val="sv-SE"/>
        </w:rPr>
        <w:t>port map(   D     =&gt;reg_4_nxt,</w:t>
      </w:r>
    </w:p>
    <w:p w14:paraId="6C98A6F3" w14:textId="77777777" w:rsidR="00394B76" w:rsidRPr="00394B76" w:rsidRDefault="00394B76" w:rsidP="00394B76">
      <w:pPr>
        <w:spacing w:line="240" w:lineRule="auto"/>
        <w:rPr>
          <w:rFonts w:ascii="Times New Roman" w:hAnsi="Times New Roman" w:cs="Times New Roman"/>
          <w:lang w:val="sv-SE"/>
        </w:rPr>
      </w:pPr>
      <w:r w:rsidRPr="00394B76">
        <w:rPr>
          <w:rFonts w:ascii="Times New Roman" w:hAnsi="Times New Roman" w:cs="Times New Roman"/>
          <w:lang w:val="sv-SE"/>
        </w:rPr>
        <w:t xml:space="preserve">              Q     =&gt;reg_4,</w:t>
      </w:r>
    </w:p>
    <w:p w14:paraId="3749ACDE" w14:textId="77777777" w:rsidR="00394B76" w:rsidRPr="00777F91" w:rsidRDefault="00394B76" w:rsidP="00394B76">
      <w:pPr>
        <w:spacing w:line="240" w:lineRule="auto"/>
        <w:rPr>
          <w:rFonts w:ascii="Times New Roman" w:hAnsi="Times New Roman" w:cs="Times New Roman"/>
        </w:rPr>
      </w:pPr>
      <w:r w:rsidRPr="00394B76">
        <w:rPr>
          <w:rFonts w:ascii="Times New Roman" w:hAnsi="Times New Roman" w:cs="Times New Roman"/>
          <w:lang w:val="sv-SE"/>
        </w:rPr>
        <w:t xml:space="preserve">            </w:t>
      </w:r>
      <w:proofErr w:type="spellStart"/>
      <w:r w:rsidRPr="00777F91">
        <w:rPr>
          <w:rFonts w:ascii="Times New Roman" w:hAnsi="Times New Roman" w:cs="Times New Roman"/>
        </w:rPr>
        <w:t>clk</w:t>
      </w:r>
      <w:proofErr w:type="spellEnd"/>
      <w:r w:rsidRPr="00777F91">
        <w:rPr>
          <w:rFonts w:ascii="Times New Roman" w:hAnsi="Times New Roman" w:cs="Times New Roman"/>
        </w:rPr>
        <w:t xml:space="preserve">     =&gt;</w:t>
      </w:r>
      <w:proofErr w:type="spellStart"/>
      <w:r w:rsidRPr="00777F91">
        <w:rPr>
          <w:rFonts w:ascii="Times New Roman" w:hAnsi="Times New Roman" w:cs="Times New Roman"/>
        </w:rPr>
        <w:t>clk</w:t>
      </w:r>
      <w:proofErr w:type="spellEnd"/>
      <w:r w:rsidRPr="00777F91">
        <w:rPr>
          <w:rFonts w:ascii="Times New Roman" w:hAnsi="Times New Roman" w:cs="Times New Roman"/>
        </w:rPr>
        <w:t>,</w:t>
      </w:r>
    </w:p>
    <w:p w14:paraId="20798C67" w14:textId="77777777" w:rsidR="00394B76" w:rsidRPr="00777F91" w:rsidRDefault="00394B76" w:rsidP="00394B76">
      <w:pPr>
        <w:spacing w:line="240" w:lineRule="auto"/>
        <w:rPr>
          <w:rFonts w:ascii="Times New Roman" w:hAnsi="Times New Roman" w:cs="Times New Roman"/>
        </w:rPr>
      </w:pPr>
      <w:r w:rsidRPr="00777F91">
        <w:rPr>
          <w:rFonts w:ascii="Times New Roman" w:hAnsi="Times New Roman" w:cs="Times New Roman"/>
        </w:rPr>
        <w:t xml:space="preserve">            reset   =&gt;reset</w:t>
      </w:r>
    </w:p>
    <w:p w14:paraId="720C1764" w14:textId="77777777" w:rsidR="00394B76" w:rsidRPr="00394B76" w:rsidRDefault="00394B76" w:rsidP="00394B76">
      <w:pPr>
        <w:spacing w:line="240" w:lineRule="auto"/>
        <w:rPr>
          <w:rFonts w:ascii="Times New Roman" w:hAnsi="Times New Roman" w:cs="Times New Roman"/>
        </w:rPr>
      </w:pPr>
      <w:r w:rsidRPr="00777F91">
        <w:rPr>
          <w:rFonts w:ascii="Times New Roman" w:hAnsi="Times New Roman" w:cs="Times New Roman"/>
        </w:rPr>
        <w:t xml:space="preserve">      </w:t>
      </w:r>
      <w:r w:rsidRPr="00394B76">
        <w:rPr>
          <w:rFonts w:ascii="Times New Roman" w:hAnsi="Times New Roman" w:cs="Times New Roman"/>
        </w:rPr>
        <w:t>);</w:t>
      </w:r>
    </w:p>
    <w:p w14:paraId="54EA5E93" w14:textId="77777777" w:rsidR="00394B76" w:rsidRPr="00394B76" w:rsidRDefault="00394B76" w:rsidP="00394B76">
      <w:pPr>
        <w:spacing w:line="240" w:lineRule="auto"/>
        <w:rPr>
          <w:rFonts w:ascii="Times New Roman" w:hAnsi="Times New Roman" w:cs="Times New Roman"/>
        </w:rPr>
      </w:pPr>
    </w:p>
    <w:p w14:paraId="3E3B01FF"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counter_01: FF </w:t>
      </w:r>
    </w:p>
    <w:p w14:paraId="78C8703F"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generic </w:t>
      </w:r>
      <w:proofErr w:type="gramStart"/>
      <w:r w:rsidRPr="00394B76">
        <w:rPr>
          <w:rFonts w:ascii="Times New Roman" w:hAnsi="Times New Roman" w:cs="Times New Roman"/>
        </w:rPr>
        <w:t>map(</w:t>
      </w:r>
      <w:proofErr w:type="gramEnd"/>
      <w:r w:rsidRPr="00394B76">
        <w:rPr>
          <w:rFonts w:ascii="Times New Roman" w:hAnsi="Times New Roman" w:cs="Times New Roman"/>
        </w:rPr>
        <w:t>N =&gt; 3)</w:t>
      </w:r>
    </w:p>
    <w:p w14:paraId="3C870E35"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port </w:t>
      </w:r>
      <w:proofErr w:type="gramStart"/>
      <w:r w:rsidRPr="00394B76">
        <w:rPr>
          <w:rFonts w:ascii="Times New Roman" w:hAnsi="Times New Roman" w:cs="Times New Roman"/>
        </w:rPr>
        <w:t xml:space="preserve">map(  </w:t>
      </w:r>
      <w:proofErr w:type="gramEnd"/>
      <w:r w:rsidRPr="00394B76">
        <w:rPr>
          <w:rFonts w:ascii="Times New Roman" w:hAnsi="Times New Roman" w:cs="Times New Roman"/>
        </w:rPr>
        <w:t xml:space="preserve"> D     =&gt;counter1_nxt,</w:t>
      </w:r>
    </w:p>
    <w:p w14:paraId="2438E1B2"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Q     =&gt;counter1,</w:t>
      </w:r>
    </w:p>
    <w:p w14:paraId="3537265B"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roofErr w:type="spellStart"/>
      <w:r w:rsidRPr="00394B76">
        <w:rPr>
          <w:rFonts w:ascii="Times New Roman" w:hAnsi="Times New Roman" w:cs="Times New Roman"/>
        </w:rPr>
        <w:t>clk</w:t>
      </w:r>
      <w:proofErr w:type="spellEnd"/>
      <w:r w:rsidRPr="00394B76">
        <w:rPr>
          <w:rFonts w:ascii="Times New Roman" w:hAnsi="Times New Roman" w:cs="Times New Roman"/>
        </w:rPr>
        <w:t xml:space="preserve">     =&gt;</w:t>
      </w:r>
      <w:proofErr w:type="spellStart"/>
      <w:r w:rsidRPr="00394B76">
        <w:rPr>
          <w:rFonts w:ascii="Times New Roman" w:hAnsi="Times New Roman" w:cs="Times New Roman"/>
        </w:rPr>
        <w:t>clk</w:t>
      </w:r>
      <w:proofErr w:type="spellEnd"/>
      <w:r w:rsidRPr="00394B76">
        <w:rPr>
          <w:rFonts w:ascii="Times New Roman" w:hAnsi="Times New Roman" w:cs="Times New Roman"/>
        </w:rPr>
        <w:t>,</w:t>
      </w:r>
    </w:p>
    <w:p w14:paraId="1FC74FD8"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reset   =&gt;reset</w:t>
      </w:r>
    </w:p>
    <w:p w14:paraId="3C4EE2B1"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
    <w:p w14:paraId="395B763F" w14:textId="77777777" w:rsidR="00394B76" w:rsidRPr="00394B76" w:rsidRDefault="00394B76" w:rsidP="00394B76">
      <w:pPr>
        <w:spacing w:line="240" w:lineRule="auto"/>
        <w:rPr>
          <w:rFonts w:ascii="Times New Roman" w:hAnsi="Times New Roman" w:cs="Times New Roman"/>
        </w:rPr>
      </w:pPr>
    </w:p>
    <w:p w14:paraId="04D40F7B"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counter_02: FF </w:t>
      </w:r>
    </w:p>
    <w:p w14:paraId="566284D3"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generic </w:t>
      </w:r>
      <w:proofErr w:type="gramStart"/>
      <w:r w:rsidRPr="00394B76">
        <w:rPr>
          <w:rFonts w:ascii="Times New Roman" w:hAnsi="Times New Roman" w:cs="Times New Roman"/>
        </w:rPr>
        <w:t>map(</w:t>
      </w:r>
      <w:proofErr w:type="gramEnd"/>
      <w:r w:rsidRPr="00394B76">
        <w:rPr>
          <w:rFonts w:ascii="Times New Roman" w:hAnsi="Times New Roman" w:cs="Times New Roman"/>
        </w:rPr>
        <w:t>N =&gt; 2)</w:t>
      </w:r>
    </w:p>
    <w:p w14:paraId="1C8E73C3"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port </w:t>
      </w:r>
      <w:proofErr w:type="gramStart"/>
      <w:r w:rsidRPr="00394B76">
        <w:rPr>
          <w:rFonts w:ascii="Times New Roman" w:hAnsi="Times New Roman" w:cs="Times New Roman"/>
        </w:rPr>
        <w:t xml:space="preserve">map(  </w:t>
      </w:r>
      <w:proofErr w:type="gramEnd"/>
      <w:r w:rsidRPr="00394B76">
        <w:rPr>
          <w:rFonts w:ascii="Times New Roman" w:hAnsi="Times New Roman" w:cs="Times New Roman"/>
        </w:rPr>
        <w:t xml:space="preserve"> D     =&gt;counter2_nxt,</w:t>
      </w:r>
    </w:p>
    <w:p w14:paraId="1FFBC2E7"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Q     =&gt;counter2,</w:t>
      </w:r>
    </w:p>
    <w:p w14:paraId="1870E133"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roofErr w:type="spellStart"/>
      <w:r w:rsidRPr="00394B76">
        <w:rPr>
          <w:rFonts w:ascii="Times New Roman" w:hAnsi="Times New Roman" w:cs="Times New Roman"/>
        </w:rPr>
        <w:t>clk</w:t>
      </w:r>
      <w:proofErr w:type="spellEnd"/>
      <w:r w:rsidRPr="00394B76">
        <w:rPr>
          <w:rFonts w:ascii="Times New Roman" w:hAnsi="Times New Roman" w:cs="Times New Roman"/>
        </w:rPr>
        <w:t xml:space="preserve">     =&gt;</w:t>
      </w:r>
      <w:proofErr w:type="spellStart"/>
      <w:r w:rsidRPr="00394B76">
        <w:rPr>
          <w:rFonts w:ascii="Times New Roman" w:hAnsi="Times New Roman" w:cs="Times New Roman"/>
        </w:rPr>
        <w:t>clk</w:t>
      </w:r>
      <w:proofErr w:type="spellEnd"/>
      <w:r w:rsidRPr="00394B76">
        <w:rPr>
          <w:rFonts w:ascii="Times New Roman" w:hAnsi="Times New Roman" w:cs="Times New Roman"/>
        </w:rPr>
        <w:t>,</w:t>
      </w:r>
    </w:p>
    <w:p w14:paraId="3D7C2DBB"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reset   =&gt;reset</w:t>
      </w:r>
    </w:p>
    <w:p w14:paraId="5FF32E5B"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      </w:t>
      </w:r>
    </w:p>
    <w:p w14:paraId="0F464795"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
    <w:p w14:paraId="1634CF89"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counter_03: FF </w:t>
      </w:r>
    </w:p>
    <w:p w14:paraId="030A7B49"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generic </w:t>
      </w:r>
      <w:proofErr w:type="gramStart"/>
      <w:r w:rsidRPr="00394B76">
        <w:rPr>
          <w:rFonts w:ascii="Times New Roman" w:hAnsi="Times New Roman" w:cs="Times New Roman"/>
        </w:rPr>
        <w:t>map(</w:t>
      </w:r>
      <w:proofErr w:type="gramEnd"/>
      <w:r w:rsidRPr="00394B76">
        <w:rPr>
          <w:rFonts w:ascii="Times New Roman" w:hAnsi="Times New Roman" w:cs="Times New Roman"/>
        </w:rPr>
        <w:t>N =&gt; 4)</w:t>
      </w:r>
    </w:p>
    <w:p w14:paraId="4428620E"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port </w:t>
      </w:r>
      <w:proofErr w:type="gramStart"/>
      <w:r w:rsidRPr="00394B76">
        <w:rPr>
          <w:rFonts w:ascii="Times New Roman" w:hAnsi="Times New Roman" w:cs="Times New Roman"/>
        </w:rPr>
        <w:t xml:space="preserve">map(  </w:t>
      </w:r>
      <w:proofErr w:type="gramEnd"/>
      <w:r w:rsidRPr="00394B76">
        <w:rPr>
          <w:rFonts w:ascii="Times New Roman" w:hAnsi="Times New Roman" w:cs="Times New Roman"/>
        </w:rPr>
        <w:t xml:space="preserve"> D     =&gt;counter3_nxt,</w:t>
      </w:r>
    </w:p>
    <w:p w14:paraId="5C469851"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Q     =&gt;counter3,</w:t>
      </w:r>
    </w:p>
    <w:p w14:paraId="1B4E351E"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roofErr w:type="spellStart"/>
      <w:r w:rsidRPr="00394B76">
        <w:rPr>
          <w:rFonts w:ascii="Times New Roman" w:hAnsi="Times New Roman" w:cs="Times New Roman"/>
        </w:rPr>
        <w:t>clk</w:t>
      </w:r>
      <w:proofErr w:type="spellEnd"/>
      <w:r w:rsidRPr="00394B76">
        <w:rPr>
          <w:rFonts w:ascii="Times New Roman" w:hAnsi="Times New Roman" w:cs="Times New Roman"/>
        </w:rPr>
        <w:t xml:space="preserve">     =&gt;</w:t>
      </w:r>
      <w:proofErr w:type="spellStart"/>
      <w:r w:rsidRPr="00394B76">
        <w:rPr>
          <w:rFonts w:ascii="Times New Roman" w:hAnsi="Times New Roman" w:cs="Times New Roman"/>
        </w:rPr>
        <w:t>clk</w:t>
      </w:r>
      <w:proofErr w:type="spellEnd"/>
      <w:r w:rsidRPr="00394B76">
        <w:rPr>
          <w:rFonts w:ascii="Times New Roman" w:hAnsi="Times New Roman" w:cs="Times New Roman"/>
        </w:rPr>
        <w:t>,</w:t>
      </w:r>
    </w:p>
    <w:p w14:paraId="225883A3"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reset   =&gt;reset</w:t>
      </w:r>
    </w:p>
    <w:p w14:paraId="38BEBF7C"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
    <w:p w14:paraId="08C4C587"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
    <w:p w14:paraId="7FDA7879"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counter_04: FF </w:t>
      </w:r>
    </w:p>
    <w:p w14:paraId="7B4CAF24"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generic </w:t>
      </w:r>
      <w:proofErr w:type="gramStart"/>
      <w:r w:rsidRPr="00394B76">
        <w:rPr>
          <w:rFonts w:ascii="Times New Roman" w:hAnsi="Times New Roman" w:cs="Times New Roman"/>
        </w:rPr>
        <w:t>map(</w:t>
      </w:r>
      <w:proofErr w:type="gramEnd"/>
      <w:r w:rsidRPr="00394B76">
        <w:rPr>
          <w:rFonts w:ascii="Times New Roman" w:hAnsi="Times New Roman" w:cs="Times New Roman"/>
        </w:rPr>
        <w:t>N =&gt; 4)</w:t>
      </w:r>
    </w:p>
    <w:p w14:paraId="47E7FB94"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port </w:t>
      </w:r>
      <w:proofErr w:type="gramStart"/>
      <w:r w:rsidRPr="00394B76">
        <w:rPr>
          <w:rFonts w:ascii="Times New Roman" w:hAnsi="Times New Roman" w:cs="Times New Roman"/>
        </w:rPr>
        <w:t xml:space="preserve">map(  </w:t>
      </w:r>
      <w:proofErr w:type="gramEnd"/>
      <w:r w:rsidRPr="00394B76">
        <w:rPr>
          <w:rFonts w:ascii="Times New Roman" w:hAnsi="Times New Roman" w:cs="Times New Roman"/>
        </w:rPr>
        <w:t xml:space="preserve"> D     =&gt;counter4_nxt,</w:t>
      </w:r>
    </w:p>
    <w:p w14:paraId="29AB2E37"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Q     =&gt;counter4,</w:t>
      </w:r>
    </w:p>
    <w:p w14:paraId="2718B877"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roofErr w:type="spellStart"/>
      <w:r w:rsidRPr="00394B76">
        <w:rPr>
          <w:rFonts w:ascii="Times New Roman" w:hAnsi="Times New Roman" w:cs="Times New Roman"/>
        </w:rPr>
        <w:t>clk</w:t>
      </w:r>
      <w:proofErr w:type="spellEnd"/>
      <w:r w:rsidRPr="00394B76">
        <w:rPr>
          <w:rFonts w:ascii="Times New Roman" w:hAnsi="Times New Roman" w:cs="Times New Roman"/>
        </w:rPr>
        <w:t xml:space="preserve">     =&gt;</w:t>
      </w:r>
      <w:proofErr w:type="spellStart"/>
      <w:r w:rsidRPr="00394B76">
        <w:rPr>
          <w:rFonts w:ascii="Times New Roman" w:hAnsi="Times New Roman" w:cs="Times New Roman"/>
        </w:rPr>
        <w:t>clk</w:t>
      </w:r>
      <w:proofErr w:type="spellEnd"/>
      <w:r w:rsidRPr="00394B76">
        <w:rPr>
          <w:rFonts w:ascii="Times New Roman" w:hAnsi="Times New Roman" w:cs="Times New Roman"/>
        </w:rPr>
        <w:t>,</w:t>
      </w:r>
    </w:p>
    <w:p w14:paraId="7A6987D1"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reset   =&gt;reset</w:t>
      </w:r>
    </w:p>
    <w:p w14:paraId="3D8C4DEB"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      </w:t>
      </w:r>
    </w:p>
    <w:p w14:paraId="4A9606EA" w14:textId="77777777" w:rsidR="00394B76" w:rsidRPr="00394B76" w:rsidRDefault="00394B76" w:rsidP="00394B76">
      <w:pPr>
        <w:spacing w:line="240" w:lineRule="auto"/>
        <w:rPr>
          <w:rFonts w:ascii="Times New Roman" w:hAnsi="Times New Roman" w:cs="Times New Roman"/>
        </w:rPr>
      </w:pPr>
    </w:p>
    <w:p w14:paraId="789410FA" w14:textId="77777777" w:rsidR="00394B76" w:rsidRPr="00394B76" w:rsidRDefault="00394B76" w:rsidP="00394B76">
      <w:pPr>
        <w:spacing w:line="240" w:lineRule="auto"/>
        <w:rPr>
          <w:rFonts w:ascii="Times New Roman" w:hAnsi="Times New Roman" w:cs="Times New Roman"/>
        </w:rPr>
      </w:pPr>
      <w:proofErr w:type="spellStart"/>
      <w:r w:rsidRPr="00394B76">
        <w:rPr>
          <w:rFonts w:ascii="Times New Roman" w:hAnsi="Times New Roman" w:cs="Times New Roman"/>
        </w:rPr>
        <w:t>hold_</w:t>
      </w:r>
      <w:proofErr w:type="gramStart"/>
      <w:r w:rsidRPr="00394B76">
        <w:rPr>
          <w:rFonts w:ascii="Times New Roman" w:hAnsi="Times New Roman" w:cs="Times New Roman"/>
        </w:rPr>
        <w:t>time</w:t>
      </w:r>
      <w:proofErr w:type="spellEnd"/>
      <w:r w:rsidRPr="00394B76">
        <w:rPr>
          <w:rFonts w:ascii="Times New Roman" w:hAnsi="Times New Roman" w:cs="Times New Roman"/>
        </w:rPr>
        <w:t xml:space="preserve"> :</w:t>
      </w:r>
      <w:proofErr w:type="gramEnd"/>
      <w:r w:rsidRPr="00394B76">
        <w:rPr>
          <w:rFonts w:ascii="Times New Roman" w:hAnsi="Times New Roman" w:cs="Times New Roman"/>
        </w:rPr>
        <w:t xml:space="preserve"> FF </w:t>
      </w:r>
    </w:p>
    <w:p w14:paraId="635C3C15"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generic </w:t>
      </w:r>
      <w:proofErr w:type="gramStart"/>
      <w:r w:rsidRPr="00394B76">
        <w:rPr>
          <w:rFonts w:ascii="Times New Roman" w:hAnsi="Times New Roman" w:cs="Times New Roman"/>
        </w:rPr>
        <w:t>map(</w:t>
      </w:r>
      <w:proofErr w:type="gramEnd"/>
      <w:r w:rsidRPr="00394B76">
        <w:rPr>
          <w:rFonts w:ascii="Times New Roman" w:hAnsi="Times New Roman" w:cs="Times New Roman"/>
        </w:rPr>
        <w:t>N =&gt; 1)</w:t>
      </w:r>
    </w:p>
    <w:p w14:paraId="6479D5CE"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port </w:t>
      </w:r>
      <w:proofErr w:type="gramStart"/>
      <w:r w:rsidRPr="00394B76">
        <w:rPr>
          <w:rFonts w:ascii="Times New Roman" w:hAnsi="Times New Roman" w:cs="Times New Roman"/>
        </w:rPr>
        <w:t xml:space="preserve">map(  </w:t>
      </w:r>
      <w:proofErr w:type="gramEnd"/>
      <w:r w:rsidRPr="00394B76">
        <w:rPr>
          <w:rFonts w:ascii="Times New Roman" w:hAnsi="Times New Roman" w:cs="Times New Roman"/>
        </w:rPr>
        <w:t xml:space="preserve"> D     =&gt;</w:t>
      </w:r>
      <w:proofErr w:type="spellStart"/>
      <w:r w:rsidRPr="00394B76">
        <w:rPr>
          <w:rFonts w:ascii="Times New Roman" w:hAnsi="Times New Roman" w:cs="Times New Roman"/>
        </w:rPr>
        <w:t>hold_nxt</w:t>
      </w:r>
      <w:proofErr w:type="spellEnd"/>
      <w:r w:rsidRPr="00394B76">
        <w:rPr>
          <w:rFonts w:ascii="Times New Roman" w:hAnsi="Times New Roman" w:cs="Times New Roman"/>
        </w:rPr>
        <w:t>,</w:t>
      </w:r>
    </w:p>
    <w:p w14:paraId="310C3A6B"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Q     =&gt;hold,</w:t>
      </w:r>
    </w:p>
    <w:p w14:paraId="3D29FB01"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roofErr w:type="spellStart"/>
      <w:r w:rsidRPr="00394B76">
        <w:rPr>
          <w:rFonts w:ascii="Times New Roman" w:hAnsi="Times New Roman" w:cs="Times New Roman"/>
        </w:rPr>
        <w:t>clk</w:t>
      </w:r>
      <w:proofErr w:type="spellEnd"/>
      <w:r w:rsidRPr="00394B76">
        <w:rPr>
          <w:rFonts w:ascii="Times New Roman" w:hAnsi="Times New Roman" w:cs="Times New Roman"/>
        </w:rPr>
        <w:t xml:space="preserve">     =&gt;</w:t>
      </w:r>
      <w:proofErr w:type="spellStart"/>
      <w:r w:rsidRPr="00394B76">
        <w:rPr>
          <w:rFonts w:ascii="Times New Roman" w:hAnsi="Times New Roman" w:cs="Times New Roman"/>
        </w:rPr>
        <w:t>clk</w:t>
      </w:r>
      <w:proofErr w:type="spellEnd"/>
      <w:r w:rsidRPr="00394B76">
        <w:rPr>
          <w:rFonts w:ascii="Times New Roman" w:hAnsi="Times New Roman" w:cs="Times New Roman"/>
        </w:rPr>
        <w:t>,</w:t>
      </w:r>
    </w:p>
    <w:p w14:paraId="0E8F30EE"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reset   =&gt;reset</w:t>
      </w:r>
    </w:p>
    <w:p w14:paraId="2654CC97" w14:textId="77777777" w:rsidR="00394B76" w:rsidRPr="00394B76"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      );</w:t>
      </w:r>
    </w:p>
    <w:p w14:paraId="1F90FC48" w14:textId="77777777" w:rsidR="00394B76" w:rsidRPr="00394B76" w:rsidRDefault="00394B76" w:rsidP="00394B76">
      <w:pPr>
        <w:spacing w:line="240" w:lineRule="auto"/>
        <w:rPr>
          <w:rFonts w:ascii="Times New Roman" w:hAnsi="Times New Roman" w:cs="Times New Roman"/>
        </w:rPr>
      </w:pPr>
    </w:p>
    <w:p w14:paraId="7B7EB4F8" w14:textId="182B1DA4" w:rsidR="003632B7" w:rsidRDefault="00394B76" w:rsidP="00394B76">
      <w:pPr>
        <w:spacing w:line="240" w:lineRule="auto"/>
        <w:rPr>
          <w:rFonts w:ascii="Times New Roman" w:hAnsi="Times New Roman" w:cs="Times New Roman"/>
        </w:rPr>
      </w:pPr>
      <w:r w:rsidRPr="00394B76">
        <w:rPr>
          <w:rFonts w:ascii="Times New Roman" w:hAnsi="Times New Roman" w:cs="Times New Roman"/>
        </w:rPr>
        <w:t xml:space="preserve">end </w:t>
      </w:r>
      <w:proofErr w:type="spellStart"/>
      <w:r w:rsidRPr="00394B76">
        <w:rPr>
          <w:rFonts w:ascii="Times New Roman" w:hAnsi="Times New Roman" w:cs="Times New Roman"/>
        </w:rPr>
        <w:t>Behavioral</w:t>
      </w:r>
      <w:proofErr w:type="spellEnd"/>
      <w:r w:rsidRPr="00394B76">
        <w:rPr>
          <w:rFonts w:ascii="Times New Roman" w:hAnsi="Times New Roman" w:cs="Times New Roman"/>
        </w:rPr>
        <w:t>;</w:t>
      </w:r>
      <w:r w:rsidR="003632B7">
        <w:rPr>
          <w:rFonts w:ascii="Times New Roman" w:hAnsi="Times New Roman" w:cs="Times New Roman"/>
        </w:rPr>
        <w:br w:type="page"/>
      </w:r>
    </w:p>
    <w:p w14:paraId="5D9828AF" w14:textId="21684879" w:rsidR="001F104F" w:rsidRPr="00AC1ABA" w:rsidRDefault="008F44ED" w:rsidP="001F104F">
      <w:pPr>
        <w:spacing w:line="360" w:lineRule="auto"/>
        <w:outlineLvl w:val="1"/>
        <w:rPr>
          <w:rFonts w:ascii="Times New Roman" w:hAnsi="Times New Roman" w:cs="Times New Roman"/>
          <w:b/>
          <w:bCs/>
          <w:sz w:val="24"/>
          <w:szCs w:val="24"/>
        </w:rPr>
      </w:pPr>
      <w:bookmarkStart w:id="76" w:name="_Toc128402416"/>
      <w:r>
        <w:rPr>
          <w:rFonts w:ascii="Times New Roman" w:hAnsi="Times New Roman" w:cs="Times New Roman"/>
          <w:b/>
          <w:bCs/>
          <w:sz w:val="24"/>
          <w:szCs w:val="24"/>
        </w:rPr>
        <w:lastRenderedPageBreak/>
        <w:t>4</w:t>
      </w:r>
      <w:r w:rsidR="000D443F" w:rsidRPr="00AC1ABA">
        <w:rPr>
          <w:rFonts w:ascii="Times New Roman" w:hAnsi="Times New Roman" w:cs="Times New Roman"/>
          <w:b/>
          <w:bCs/>
          <w:sz w:val="24"/>
          <w:szCs w:val="24"/>
        </w:rPr>
        <w:t xml:space="preserve">.4 VHDL code for </w:t>
      </w:r>
      <w:proofErr w:type="gramStart"/>
      <w:r w:rsidR="000D443F" w:rsidRPr="00AC1ABA">
        <w:rPr>
          <w:rFonts w:ascii="Times New Roman" w:hAnsi="Times New Roman" w:cs="Times New Roman"/>
          <w:b/>
          <w:bCs/>
          <w:sz w:val="24"/>
          <w:szCs w:val="24"/>
        </w:rPr>
        <w:t>multiply</w:t>
      </w:r>
      <w:bookmarkEnd w:id="76"/>
      <w:proofErr w:type="gramEnd"/>
    </w:p>
    <w:p w14:paraId="315DA7C7"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library </w:t>
      </w:r>
      <w:proofErr w:type="gramStart"/>
      <w:r w:rsidRPr="001F104F">
        <w:rPr>
          <w:rFonts w:ascii="Times New Roman" w:hAnsi="Times New Roman" w:cs="Times New Roman"/>
        </w:rPr>
        <w:t>IEEE;</w:t>
      </w:r>
      <w:proofErr w:type="gramEnd"/>
    </w:p>
    <w:p w14:paraId="70FA4DD7"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use </w:t>
      </w:r>
      <w:proofErr w:type="gramStart"/>
      <w:r w:rsidRPr="001F104F">
        <w:rPr>
          <w:rFonts w:ascii="Times New Roman" w:hAnsi="Times New Roman" w:cs="Times New Roman"/>
        </w:rPr>
        <w:t>IEEE.STD_LOGIC_1164.ALL;</w:t>
      </w:r>
      <w:proofErr w:type="gramEnd"/>
    </w:p>
    <w:p w14:paraId="4D89150F"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use </w:t>
      </w:r>
      <w:proofErr w:type="spellStart"/>
      <w:proofErr w:type="gramStart"/>
      <w:r w:rsidRPr="001F104F">
        <w:rPr>
          <w:rFonts w:ascii="Times New Roman" w:hAnsi="Times New Roman" w:cs="Times New Roman"/>
        </w:rPr>
        <w:t>ieee.std_logic_unsigned.all</w:t>
      </w:r>
      <w:proofErr w:type="spellEnd"/>
      <w:r w:rsidRPr="001F104F">
        <w:rPr>
          <w:rFonts w:ascii="Times New Roman" w:hAnsi="Times New Roman" w:cs="Times New Roman"/>
        </w:rPr>
        <w:t>;</w:t>
      </w:r>
      <w:proofErr w:type="gramEnd"/>
    </w:p>
    <w:p w14:paraId="1EF9C647"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use </w:t>
      </w:r>
      <w:proofErr w:type="spellStart"/>
      <w:proofErr w:type="gramStart"/>
      <w:r w:rsidRPr="001F104F">
        <w:rPr>
          <w:rFonts w:ascii="Times New Roman" w:hAnsi="Times New Roman" w:cs="Times New Roman"/>
        </w:rPr>
        <w:t>ieee.numeric_std.all</w:t>
      </w:r>
      <w:proofErr w:type="spellEnd"/>
      <w:r w:rsidRPr="001F104F">
        <w:rPr>
          <w:rFonts w:ascii="Times New Roman" w:hAnsi="Times New Roman" w:cs="Times New Roman"/>
        </w:rPr>
        <w:t>;</w:t>
      </w:r>
      <w:proofErr w:type="gramEnd"/>
    </w:p>
    <w:p w14:paraId="6F3865DC" w14:textId="77777777" w:rsidR="001F104F" w:rsidRPr="001F104F" w:rsidRDefault="001F104F" w:rsidP="003632B7">
      <w:pPr>
        <w:spacing w:line="240" w:lineRule="auto"/>
        <w:rPr>
          <w:rFonts w:ascii="Times New Roman" w:hAnsi="Times New Roman" w:cs="Times New Roman"/>
        </w:rPr>
      </w:pPr>
    </w:p>
    <w:p w14:paraId="61A8A17B"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entity multiply is</w:t>
      </w:r>
    </w:p>
    <w:p w14:paraId="1D47CF91"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Port (    </w:t>
      </w:r>
    </w:p>
    <w:p w14:paraId="66F2A605"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roofErr w:type="spellStart"/>
      <w:r w:rsidRPr="001F104F">
        <w:rPr>
          <w:rFonts w:ascii="Times New Roman" w:hAnsi="Times New Roman" w:cs="Times New Roman"/>
        </w:rPr>
        <w:t>clk</w:t>
      </w:r>
      <w:proofErr w:type="spellEnd"/>
      <w:r w:rsidRPr="001F104F">
        <w:rPr>
          <w:rFonts w:ascii="Times New Roman" w:hAnsi="Times New Roman" w:cs="Times New Roman"/>
        </w:rPr>
        <w:t xml:space="preserve">, </w:t>
      </w:r>
      <w:proofErr w:type="gramStart"/>
      <w:r w:rsidRPr="001F104F">
        <w:rPr>
          <w:rFonts w:ascii="Times New Roman" w:hAnsi="Times New Roman" w:cs="Times New Roman"/>
        </w:rPr>
        <w:t>reset  :</w:t>
      </w:r>
      <w:proofErr w:type="gramEnd"/>
      <w:r w:rsidRPr="001F104F">
        <w:rPr>
          <w:rFonts w:ascii="Times New Roman" w:hAnsi="Times New Roman" w:cs="Times New Roman"/>
        </w:rPr>
        <w:t xml:space="preserve"> in </w:t>
      </w:r>
      <w:proofErr w:type="spellStart"/>
      <w:r w:rsidRPr="001F104F">
        <w:rPr>
          <w:rFonts w:ascii="Times New Roman" w:hAnsi="Times New Roman" w:cs="Times New Roman"/>
        </w:rPr>
        <w:t>std_logic</w:t>
      </w:r>
      <w:proofErr w:type="spellEnd"/>
      <w:r w:rsidRPr="001F104F">
        <w:rPr>
          <w:rFonts w:ascii="Times New Roman" w:hAnsi="Times New Roman" w:cs="Times New Roman"/>
        </w:rPr>
        <w:t>;</w:t>
      </w:r>
    </w:p>
    <w:p w14:paraId="05D7FE70"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
    <w:p w14:paraId="4A48C263"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--signal from </w:t>
      </w:r>
      <w:proofErr w:type="spellStart"/>
      <w:r w:rsidRPr="001F104F">
        <w:rPr>
          <w:rFonts w:ascii="Times New Roman" w:hAnsi="Times New Roman" w:cs="Times New Roman"/>
        </w:rPr>
        <w:t>load_coeff</w:t>
      </w:r>
      <w:proofErr w:type="spellEnd"/>
      <w:r w:rsidRPr="001F104F">
        <w:rPr>
          <w:rFonts w:ascii="Times New Roman" w:hAnsi="Times New Roman" w:cs="Times New Roman"/>
        </w:rPr>
        <w:t xml:space="preserve"> </w:t>
      </w:r>
    </w:p>
    <w:p w14:paraId="6456368A"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roofErr w:type="spellStart"/>
      <w:r w:rsidRPr="001F104F">
        <w:rPr>
          <w:rFonts w:ascii="Times New Roman" w:hAnsi="Times New Roman" w:cs="Times New Roman"/>
        </w:rPr>
        <w:t>multi_en</w:t>
      </w:r>
      <w:proofErr w:type="spellEnd"/>
      <w:r w:rsidRPr="001F104F">
        <w:rPr>
          <w:rFonts w:ascii="Times New Roman" w:hAnsi="Times New Roman" w:cs="Times New Roman"/>
        </w:rPr>
        <w:t xml:space="preserve">  </w:t>
      </w:r>
      <w:proofErr w:type="gramStart"/>
      <w:r w:rsidRPr="001F104F">
        <w:rPr>
          <w:rFonts w:ascii="Times New Roman" w:hAnsi="Times New Roman" w:cs="Times New Roman"/>
        </w:rPr>
        <w:t xml:space="preserve">  :</w:t>
      </w:r>
      <w:proofErr w:type="gramEnd"/>
      <w:r w:rsidRPr="001F104F">
        <w:rPr>
          <w:rFonts w:ascii="Times New Roman" w:hAnsi="Times New Roman" w:cs="Times New Roman"/>
        </w:rPr>
        <w:t xml:space="preserve"> in </w:t>
      </w:r>
      <w:proofErr w:type="spellStart"/>
      <w:r w:rsidRPr="001F104F">
        <w:rPr>
          <w:rFonts w:ascii="Times New Roman" w:hAnsi="Times New Roman" w:cs="Times New Roman"/>
        </w:rPr>
        <w:t>std_logic</w:t>
      </w:r>
      <w:proofErr w:type="spellEnd"/>
      <w:r w:rsidRPr="001F104F">
        <w:rPr>
          <w:rFonts w:ascii="Times New Roman" w:hAnsi="Times New Roman" w:cs="Times New Roman"/>
        </w:rPr>
        <w:t>;</w:t>
      </w:r>
    </w:p>
    <w:p w14:paraId="5A773F85"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--data in</w:t>
      </w:r>
    </w:p>
    <w:p w14:paraId="2BCCC708"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roofErr w:type="spellStart"/>
      <w:r w:rsidRPr="001F104F">
        <w:rPr>
          <w:rFonts w:ascii="Times New Roman" w:hAnsi="Times New Roman" w:cs="Times New Roman"/>
        </w:rPr>
        <w:t>data_</w:t>
      </w:r>
      <w:proofErr w:type="gramStart"/>
      <w:r w:rsidRPr="001F104F">
        <w:rPr>
          <w:rFonts w:ascii="Times New Roman" w:hAnsi="Times New Roman" w:cs="Times New Roman"/>
        </w:rPr>
        <w:t>input</w:t>
      </w:r>
      <w:proofErr w:type="spellEnd"/>
      <w:r w:rsidRPr="001F104F">
        <w:rPr>
          <w:rFonts w:ascii="Times New Roman" w:hAnsi="Times New Roman" w:cs="Times New Roman"/>
        </w:rPr>
        <w:t xml:space="preserve">  :</w:t>
      </w:r>
      <w:proofErr w:type="gramEnd"/>
      <w:r w:rsidRPr="001F104F">
        <w:rPr>
          <w:rFonts w:ascii="Times New Roman" w:hAnsi="Times New Roman" w:cs="Times New Roman"/>
        </w:rPr>
        <w:t xml:space="preserve"> in </w:t>
      </w:r>
      <w:proofErr w:type="spellStart"/>
      <w:r w:rsidRPr="001F104F">
        <w:rPr>
          <w:rFonts w:ascii="Times New Roman" w:hAnsi="Times New Roman" w:cs="Times New Roman"/>
        </w:rPr>
        <w:t>std_logic_vector</w:t>
      </w:r>
      <w:proofErr w:type="spellEnd"/>
      <w:r w:rsidRPr="001F104F">
        <w:rPr>
          <w:rFonts w:ascii="Times New Roman" w:hAnsi="Times New Roman" w:cs="Times New Roman"/>
        </w:rPr>
        <w:t xml:space="preserve">(15 </w:t>
      </w:r>
      <w:proofErr w:type="spellStart"/>
      <w:r w:rsidRPr="001F104F">
        <w:rPr>
          <w:rFonts w:ascii="Times New Roman" w:hAnsi="Times New Roman" w:cs="Times New Roman"/>
        </w:rPr>
        <w:t>downto</w:t>
      </w:r>
      <w:proofErr w:type="spellEnd"/>
      <w:r w:rsidRPr="001F104F">
        <w:rPr>
          <w:rFonts w:ascii="Times New Roman" w:hAnsi="Times New Roman" w:cs="Times New Roman"/>
        </w:rPr>
        <w:t xml:space="preserve"> 0);</w:t>
      </w:r>
    </w:p>
    <w:p w14:paraId="69FC3F17"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roofErr w:type="spellStart"/>
      <w:r w:rsidRPr="001F104F">
        <w:rPr>
          <w:rFonts w:ascii="Times New Roman" w:hAnsi="Times New Roman" w:cs="Times New Roman"/>
        </w:rPr>
        <w:t>data_</w:t>
      </w:r>
      <w:proofErr w:type="gramStart"/>
      <w:r w:rsidRPr="001F104F">
        <w:rPr>
          <w:rFonts w:ascii="Times New Roman" w:hAnsi="Times New Roman" w:cs="Times New Roman"/>
        </w:rPr>
        <w:t>coeff</w:t>
      </w:r>
      <w:proofErr w:type="spellEnd"/>
      <w:r w:rsidRPr="001F104F">
        <w:rPr>
          <w:rFonts w:ascii="Times New Roman" w:hAnsi="Times New Roman" w:cs="Times New Roman"/>
        </w:rPr>
        <w:t xml:space="preserve">  :</w:t>
      </w:r>
      <w:proofErr w:type="gramEnd"/>
      <w:r w:rsidRPr="001F104F">
        <w:rPr>
          <w:rFonts w:ascii="Times New Roman" w:hAnsi="Times New Roman" w:cs="Times New Roman"/>
        </w:rPr>
        <w:t xml:space="preserve"> in </w:t>
      </w:r>
      <w:proofErr w:type="spellStart"/>
      <w:r w:rsidRPr="001F104F">
        <w:rPr>
          <w:rFonts w:ascii="Times New Roman" w:hAnsi="Times New Roman" w:cs="Times New Roman"/>
        </w:rPr>
        <w:t>std_logic_vector</w:t>
      </w:r>
      <w:proofErr w:type="spellEnd"/>
      <w:r w:rsidRPr="001F104F">
        <w:rPr>
          <w:rFonts w:ascii="Times New Roman" w:hAnsi="Times New Roman" w:cs="Times New Roman"/>
        </w:rPr>
        <w:t xml:space="preserve">(15 </w:t>
      </w:r>
      <w:proofErr w:type="spellStart"/>
      <w:r w:rsidRPr="001F104F">
        <w:rPr>
          <w:rFonts w:ascii="Times New Roman" w:hAnsi="Times New Roman" w:cs="Times New Roman"/>
        </w:rPr>
        <w:t>downto</w:t>
      </w:r>
      <w:proofErr w:type="spellEnd"/>
      <w:r w:rsidRPr="001F104F">
        <w:rPr>
          <w:rFonts w:ascii="Times New Roman" w:hAnsi="Times New Roman" w:cs="Times New Roman"/>
        </w:rPr>
        <w:t xml:space="preserve"> 0); </w:t>
      </w:r>
    </w:p>
    <w:p w14:paraId="0D0D569C" w14:textId="2D632B12"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
    <w:p w14:paraId="53C05ECF"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
    <w:p w14:paraId="160217A0"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--ctrl out </w:t>
      </w:r>
    </w:p>
    <w:p w14:paraId="6951023B"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roofErr w:type="spellStart"/>
      <w:r w:rsidRPr="001F104F">
        <w:rPr>
          <w:rFonts w:ascii="Times New Roman" w:hAnsi="Times New Roman" w:cs="Times New Roman"/>
        </w:rPr>
        <w:t>multi_</w:t>
      </w:r>
      <w:proofErr w:type="gramStart"/>
      <w:r w:rsidRPr="001F104F">
        <w:rPr>
          <w:rFonts w:ascii="Times New Roman" w:hAnsi="Times New Roman" w:cs="Times New Roman"/>
        </w:rPr>
        <w:t>done</w:t>
      </w:r>
      <w:proofErr w:type="spellEnd"/>
      <w:r w:rsidRPr="001F104F">
        <w:rPr>
          <w:rFonts w:ascii="Times New Roman" w:hAnsi="Times New Roman" w:cs="Times New Roman"/>
        </w:rPr>
        <w:t xml:space="preserve">  :</w:t>
      </w:r>
      <w:proofErr w:type="gramEnd"/>
      <w:r w:rsidRPr="001F104F">
        <w:rPr>
          <w:rFonts w:ascii="Times New Roman" w:hAnsi="Times New Roman" w:cs="Times New Roman"/>
        </w:rPr>
        <w:t xml:space="preserve"> out </w:t>
      </w:r>
      <w:proofErr w:type="spellStart"/>
      <w:r w:rsidRPr="001F104F">
        <w:rPr>
          <w:rFonts w:ascii="Times New Roman" w:hAnsi="Times New Roman" w:cs="Times New Roman"/>
        </w:rPr>
        <w:t>std_logic</w:t>
      </w:r>
      <w:proofErr w:type="spellEnd"/>
      <w:r w:rsidRPr="001F104F">
        <w:rPr>
          <w:rFonts w:ascii="Times New Roman" w:hAnsi="Times New Roman" w:cs="Times New Roman"/>
        </w:rPr>
        <w:t>;</w:t>
      </w:r>
    </w:p>
    <w:p w14:paraId="63CF789C"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roofErr w:type="spellStart"/>
      <w:r w:rsidRPr="001F104F">
        <w:rPr>
          <w:rFonts w:ascii="Times New Roman" w:hAnsi="Times New Roman" w:cs="Times New Roman"/>
        </w:rPr>
        <w:t>store_en</w:t>
      </w:r>
      <w:proofErr w:type="spellEnd"/>
      <w:r w:rsidRPr="001F104F">
        <w:rPr>
          <w:rFonts w:ascii="Times New Roman" w:hAnsi="Times New Roman" w:cs="Times New Roman"/>
        </w:rPr>
        <w:t xml:space="preserve">  </w:t>
      </w:r>
      <w:proofErr w:type="gramStart"/>
      <w:r w:rsidRPr="001F104F">
        <w:rPr>
          <w:rFonts w:ascii="Times New Roman" w:hAnsi="Times New Roman" w:cs="Times New Roman"/>
        </w:rPr>
        <w:t xml:space="preserve">  :</w:t>
      </w:r>
      <w:proofErr w:type="gramEnd"/>
      <w:r w:rsidRPr="001F104F">
        <w:rPr>
          <w:rFonts w:ascii="Times New Roman" w:hAnsi="Times New Roman" w:cs="Times New Roman"/>
        </w:rPr>
        <w:t xml:space="preserve"> out </w:t>
      </w:r>
      <w:proofErr w:type="spellStart"/>
      <w:r w:rsidRPr="001F104F">
        <w:rPr>
          <w:rFonts w:ascii="Times New Roman" w:hAnsi="Times New Roman" w:cs="Times New Roman"/>
        </w:rPr>
        <w:t>std_logic</w:t>
      </w:r>
      <w:proofErr w:type="spellEnd"/>
      <w:r w:rsidRPr="001F104F">
        <w:rPr>
          <w:rFonts w:ascii="Times New Roman" w:hAnsi="Times New Roman" w:cs="Times New Roman"/>
        </w:rPr>
        <w:t>;</w:t>
      </w:r>
    </w:p>
    <w:p w14:paraId="2952D715"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roofErr w:type="spellStart"/>
      <w:r w:rsidRPr="001F104F">
        <w:rPr>
          <w:rFonts w:ascii="Times New Roman" w:hAnsi="Times New Roman" w:cs="Times New Roman"/>
        </w:rPr>
        <w:t>max_en</w:t>
      </w:r>
      <w:proofErr w:type="spellEnd"/>
      <w:r w:rsidRPr="001F104F">
        <w:rPr>
          <w:rFonts w:ascii="Times New Roman" w:hAnsi="Times New Roman" w:cs="Times New Roman"/>
        </w:rPr>
        <w:t xml:space="preserve">    </w:t>
      </w:r>
      <w:proofErr w:type="gramStart"/>
      <w:r w:rsidRPr="001F104F">
        <w:rPr>
          <w:rFonts w:ascii="Times New Roman" w:hAnsi="Times New Roman" w:cs="Times New Roman"/>
        </w:rPr>
        <w:t xml:space="preserve">  :</w:t>
      </w:r>
      <w:proofErr w:type="gramEnd"/>
      <w:r w:rsidRPr="001F104F">
        <w:rPr>
          <w:rFonts w:ascii="Times New Roman" w:hAnsi="Times New Roman" w:cs="Times New Roman"/>
        </w:rPr>
        <w:t xml:space="preserve"> out </w:t>
      </w:r>
      <w:proofErr w:type="spellStart"/>
      <w:r w:rsidRPr="001F104F">
        <w:rPr>
          <w:rFonts w:ascii="Times New Roman" w:hAnsi="Times New Roman" w:cs="Times New Roman"/>
        </w:rPr>
        <w:t>std_logic</w:t>
      </w:r>
      <w:proofErr w:type="spellEnd"/>
      <w:r w:rsidRPr="001F104F">
        <w:rPr>
          <w:rFonts w:ascii="Times New Roman" w:hAnsi="Times New Roman" w:cs="Times New Roman"/>
        </w:rPr>
        <w:t>;</w:t>
      </w:r>
    </w:p>
    <w:p w14:paraId="6A12155F"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--data out</w:t>
      </w:r>
    </w:p>
    <w:p w14:paraId="4869CC87" w14:textId="2B0C6DCB"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roofErr w:type="spellStart"/>
      <w:r w:rsidRPr="001F104F">
        <w:rPr>
          <w:rFonts w:ascii="Times New Roman" w:hAnsi="Times New Roman" w:cs="Times New Roman"/>
        </w:rPr>
        <w:t>data_out</w:t>
      </w:r>
      <w:proofErr w:type="spellEnd"/>
      <w:r w:rsidRPr="001F104F">
        <w:rPr>
          <w:rFonts w:ascii="Times New Roman" w:hAnsi="Times New Roman" w:cs="Times New Roman"/>
        </w:rPr>
        <w:t xml:space="preserve">  </w:t>
      </w:r>
      <w:proofErr w:type="gramStart"/>
      <w:r w:rsidRPr="001F104F">
        <w:rPr>
          <w:rFonts w:ascii="Times New Roman" w:hAnsi="Times New Roman" w:cs="Times New Roman"/>
        </w:rPr>
        <w:t xml:space="preserve">  :</w:t>
      </w:r>
      <w:proofErr w:type="gramEnd"/>
      <w:r w:rsidRPr="001F104F">
        <w:rPr>
          <w:rFonts w:ascii="Times New Roman" w:hAnsi="Times New Roman" w:cs="Times New Roman"/>
        </w:rPr>
        <w:t xml:space="preserve"> out </w:t>
      </w:r>
      <w:proofErr w:type="spellStart"/>
      <w:r w:rsidRPr="001F104F">
        <w:rPr>
          <w:rFonts w:ascii="Times New Roman" w:hAnsi="Times New Roman" w:cs="Times New Roman"/>
        </w:rPr>
        <w:t>std_logic_vector</w:t>
      </w:r>
      <w:proofErr w:type="spellEnd"/>
      <w:r w:rsidRPr="001F104F">
        <w:rPr>
          <w:rFonts w:ascii="Times New Roman" w:hAnsi="Times New Roman" w:cs="Times New Roman"/>
        </w:rPr>
        <w:t xml:space="preserve">(17 </w:t>
      </w:r>
      <w:proofErr w:type="spellStart"/>
      <w:r w:rsidRPr="001F104F">
        <w:rPr>
          <w:rFonts w:ascii="Times New Roman" w:hAnsi="Times New Roman" w:cs="Times New Roman"/>
        </w:rPr>
        <w:t>downto</w:t>
      </w:r>
      <w:proofErr w:type="spellEnd"/>
      <w:r w:rsidRPr="001F104F">
        <w:rPr>
          <w:rFonts w:ascii="Times New Roman" w:hAnsi="Times New Roman" w:cs="Times New Roman"/>
        </w:rPr>
        <w:t xml:space="preserve"> 0)</w:t>
      </w:r>
    </w:p>
    <w:p w14:paraId="15F4D077" w14:textId="16DCBD9F"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
    <w:p w14:paraId="6BEE1375"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
    <w:p w14:paraId="276D727B"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end </w:t>
      </w:r>
      <w:proofErr w:type="gramStart"/>
      <w:r w:rsidRPr="001F104F">
        <w:rPr>
          <w:rFonts w:ascii="Times New Roman" w:hAnsi="Times New Roman" w:cs="Times New Roman"/>
        </w:rPr>
        <w:t>multiply;</w:t>
      </w:r>
      <w:proofErr w:type="gramEnd"/>
    </w:p>
    <w:p w14:paraId="2CCD9FA4" w14:textId="77777777" w:rsidR="001F104F" w:rsidRPr="001F104F" w:rsidRDefault="001F104F" w:rsidP="003632B7">
      <w:pPr>
        <w:spacing w:line="240" w:lineRule="auto"/>
        <w:rPr>
          <w:rFonts w:ascii="Times New Roman" w:hAnsi="Times New Roman" w:cs="Times New Roman"/>
        </w:rPr>
      </w:pPr>
    </w:p>
    <w:p w14:paraId="677230F1"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architecture </w:t>
      </w:r>
      <w:proofErr w:type="spellStart"/>
      <w:r w:rsidRPr="001F104F">
        <w:rPr>
          <w:rFonts w:ascii="Times New Roman" w:hAnsi="Times New Roman" w:cs="Times New Roman"/>
        </w:rPr>
        <w:t>Behavioral</w:t>
      </w:r>
      <w:proofErr w:type="spellEnd"/>
      <w:r w:rsidRPr="001F104F">
        <w:rPr>
          <w:rFonts w:ascii="Times New Roman" w:hAnsi="Times New Roman" w:cs="Times New Roman"/>
        </w:rPr>
        <w:t xml:space="preserve"> of multiply is</w:t>
      </w:r>
    </w:p>
    <w:p w14:paraId="22CC69A4" w14:textId="77777777" w:rsidR="001F104F" w:rsidRPr="001F104F" w:rsidRDefault="001F104F" w:rsidP="003632B7">
      <w:pPr>
        <w:spacing w:line="240" w:lineRule="auto"/>
        <w:rPr>
          <w:rFonts w:ascii="Times New Roman" w:hAnsi="Times New Roman" w:cs="Times New Roman"/>
        </w:rPr>
      </w:pPr>
    </w:p>
    <w:p w14:paraId="16FD751F"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component ff is</w:t>
      </w:r>
    </w:p>
    <w:p w14:paraId="1482F71D"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generic(</w:t>
      </w:r>
      <w:proofErr w:type="spellStart"/>
      <w:proofErr w:type="gramStart"/>
      <w:r w:rsidRPr="001F104F">
        <w:rPr>
          <w:rFonts w:ascii="Times New Roman" w:hAnsi="Times New Roman" w:cs="Times New Roman"/>
        </w:rPr>
        <w:t>N:integer</w:t>
      </w:r>
      <w:proofErr w:type="spellEnd"/>
      <w:proofErr w:type="gramEnd"/>
      <w:r w:rsidRPr="001F104F">
        <w:rPr>
          <w:rFonts w:ascii="Times New Roman" w:hAnsi="Times New Roman" w:cs="Times New Roman"/>
        </w:rPr>
        <w:t>:=1);</w:t>
      </w:r>
    </w:p>
    <w:p w14:paraId="7F4EC6A2"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roofErr w:type="gramStart"/>
      <w:r w:rsidRPr="001F104F">
        <w:rPr>
          <w:rFonts w:ascii="Times New Roman" w:hAnsi="Times New Roman" w:cs="Times New Roman"/>
        </w:rPr>
        <w:t xml:space="preserve">port(  </w:t>
      </w:r>
      <w:proofErr w:type="gramEnd"/>
      <w:r w:rsidRPr="001F104F">
        <w:rPr>
          <w:rFonts w:ascii="Times New Roman" w:hAnsi="Times New Roman" w:cs="Times New Roman"/>
        </w:rPr>
        <w:t xml:space="preserve"> D  :  in </w:t>
      </w:r>
      <w:proofErr w:type="spellStart"/>
      <w:r w:rsidRPr="001F104F">
        <w:rPr>
          <w:rFonts w:ascii="Times New Roman" w:hAnsi="Times New Roman" w:cs="Times New Roman"/>
        </w:rPr>
        <w:t>std_logic_vector</w:t>
      </w:r>
      <w:proofErr w:type="spellEnd"/>
      <w:r w:rsidRPr="001F104F">
        <w:rPr>
          <w:rFonts w:ascii="Times New Roman" w:hAnsi="Times New Roman" w:cs="Times New Roman"/>
        </w:rPr>
        <w:t xml:space="preserve">(N-1 </w:t>
      </w:r>
      <w:proofErr w:type="spellStart"/>
      <w:r w:rsidRPr="001F104F">
        <w:rPr>
          <w:rFonts w:ascii="Times New Roman" w:hAnsi="Times New Roman" w:cs="Times New Roman"/>
        </w:rPr>
        <w:t>downto</w:t>
      </w:r>
      <w:proofErr w:type="spellEnd"/>
      <w:r w:rsidRPr="001F104F">
        <w:rPr>
          <w:rFonts w:ascii="Times New Roman" w:hAnsi="Times New Roman" w:cs="Times New Roman"/>
        </w:rPr>
        <w:t xml:space="preserve"> 0);</w:t>
      </w:r>
    </w:p>
    <w:p w14:paraId="0C273069"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roofErr w:type="gramStart"/>
      <w:r w:rsidRPr="001F104F">
        <w:rPr>
          <w:rFonts w:ascii="Times New Roman" w:hAnsi="Times New Roman" w:cs="Times New Roman"/>
        </w:rPr>
        <w:t>Q  :</w:t>
      </w:r>
      <w:proofErr w:type="gramEnd"/>
      <w:r w:rsidRPr="001F104F">
        <w:rPr>
          <w:rFonts w:ascii="Times New Roman" w:hAnsi="Times New Roman" w:cs="Times New Roman"/>
        </w:rPr>
        <w:t xml:space="preserve">  out </w:t>
      </w:r>
      <w:proofErr w:type="spellStart"/>
      <w:r w:rsidRPr="001F104F">
        <w:rPr>
          <w:rFonts w:ascii="Times New Roman" w:hAnsi="Times New Roman" w:cs="Times New Roman"/>
        </w:rPr>
        <w:t>std_logic_vector</w:t>
      </w:r>
      <w:proofErr w:type="spellEnd"/>
      <w:r w:rsidRPr="001F104F">
        <w:rPr>
          <w:rFonts w:ascii="Times New Roman" w:hAnsi="Times New Roman" w:cs="Times New Roman"/>
        </w:rPr>
        <w:t xml:space="preserve">(N-1 </w:t>
      </w:r>
      <w:proofErr w:type="spellStart"/>
      <w:r w:rsidRPr="001F104F">
        <w:rPr>
          <w:rFonts w:ascii="Times New Roman" w:hAnsi="Times New Roman" w:cs="Times New Roman"/>
        </w:rPr>
        <w:t>downto</w:t>
      </w:r>
      <w:proofErr w:type="spellEnd"/>
      <w:r w:rsidRPr="001F104F">
        <w:rPr>
          <w:rFonts w:ascii="Times New Roman" w:hAnsi="Times New Roman" w:cs="Times New Roman"/>
        </w:rPr>
        <w:t xml:space="preserve"> 0);</w:t>
      </w:r>
    </w:p>
    <w:p w14:paraId="5678F3DA"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roofErr w:type="spellStart"/>
      <w:proofErr w:type="gramStart"/>
      <w:r w:rsidRPr="001F104F">
        <w:rPr>
          <w:rFonts w:ascii="Times New Roman" w:hAnsi="Times New Roman" w:cs="Times New Roman"/>
        </w:rPr>
        <w:t>clk</w:t>
      </w:r>
      <w:proofErr w:type="spellEnd"/>
      <w:r w:rsidRPr="001F104F">
        <w:rPr>
          <w:rFonts w:ascii="Times New Roman" w:hAnsi="Times New Roman" w:cs="Times New Roman"/>
        </w:rPr>
        <w:t xml:space="preserve">  :</w:t>
      </w:r>
      <w:proofErr w:type="gramEnd"/>
      <w:r w:rsidRPr="001F104F">
        <w:rPr>
          <w:rFonts w:ascii="Times New Roman" w:hAnsi="Times New Roman" w:cs="Times New Roman"/>
        </w:rPr>
        <w:t xml:space="preserve">  in </w:t>
      </w:r>
      <w:proofErr w:type="spellStart"/>
      <w:r w:rsidRPr="001F104F">
        <w:rPr>
          <w:rFonts w:ascii="Times New Roman" w:hAnsi="Times New Roman" w:cs="Times New Roman"/>
        </w:rPr>
        <w:t>std_logic</w:t>
      </w:r>
      <w:proofErr w:type="spellEnd"/>
      <w:r w:rsidRPr="001F104F">
        <w:rPr>
          <w:rFonts w:ascii="Times New Roman" w:hAnsi="Times New Roman" w:cs="Times New Roman"/>
        </w:rPr>
        <w:t>;</w:t>
      </w:r>
    </w:p>
    <w:p w14:paraId="792FC583"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reset:  in </w:t>
      </w:r>
      <w:proofErr w:type="spellStart"/>
      <w:r w:rsidRPr="001F104F">
        <w:rPr>
          <w:rFonts w:ascii="Times New Roman" w:hAnsi="Times New Roman" w:cs="Times New Roman"/>
        </w:rPr>
        <w:t>std_logic</w:t>
      </w:r>
      <w:proofErr w:type="spellEnd"/>
    </w:p>
    <w:p w14:paraId="38B93232"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
    <w:p w14:paraId="0401DE03" w14:textId="2B7D2F0A"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end </w:t>
      </w:r>
      <w:proofErr w:type="gramStart"/>
      <w:r w:rsidRPr="001F104F">
        <w:rPr>
          <w:rFonts w:ascii="Times New Roman" w:hAnsi="Times New Roman" w:cs="Times New Roman"/>
        </w:rPr>
        <w:t>component;</w:t>
      </w:r>
      <w:proofErr w:type="gramEnd"/>
    </w:p>
    <w:p w14:paraId="56AEB9D5" w14:textId="77777777" w:rsidR="001F104F" w:rsidRPr="001F104F" w:rsidRDefault="001F104F" w:rsidP="003632B7">
      <w:pPr>
        <w:spacing w:line="240" w:lineRule="auto"/>
        <w:rPr>
          <w:rFonts w:ascii="Times New Roman" w:hAnsi="Times New Roman" w:cs="Times New Roman"/>
        </w:rPr>
      </w:pPr>
    </w:p>
    <w:p w14:paraId="081C08AF"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type </w:t>
      </w:r>
      <w:proofErr w:type="spellStart"/>
      <w:r w:rsidRPr="001F104F">
        <w:rPr>
          <w:rFonts w:ascii="Times New Roman" w:hAnsi="Times New Roman" w:cs="Times New Roman"/>
        </w:rPr>
        <w:t>state_type</w:t>
      </w:r>
      <w:proofErr w:type="spellEnd"/>
      <w:r w:rsidRPr="001F104F">
        <w:rPr>
          <w:rFonts w:ascii="Times New Roman" w:hAnsi="Times New Roman" w:cs="Times New Roman"/>
        </w:rPr>
        <w:t xml:space="preserve"> is (</w:t>
      </w:r>
      <w:proofErr w:type="spellStart"/>
      <w:r w:rsidRPr="001F104F">
        <w:rPr>
          <w:rFonts w:ascii="Times New Roman" w:hAnsi="Times New Roman" w:cs="Times New Roman"/>
        </w:rPr>
        <w:t>s_initial</w:t>
      </w:r>
      <w:proofErr w:type="spellEnd"/>
      <w:r w:rsidRPr="001F104F">
        <w:rPr>
          <w:rFonts w:ascii="Times New Roman" w:hAnsi="Times New Roman" w:cs="Times New Roman"/>
        </w:rPr>
        <w:t xml:space="preserve">, </w:t>
      </w:r>
      <w:proofErr w:type="spellStart"/>
      <w:r w:rsidRPr="001F104F">
        <w:rPr>
          <w:rFonts w:ascii="Times New Roman" w:hAnsi="Times New Roman" w:cs="Times New Roman"/>
        </w:rPr>
        <w:t>s_multi</w:t>
      </w:r>
      <w:proofErr w:type="spellEnd"/>
      <w:r w:rsidRPr="001F104F">
        <w:rPr>
          <w:rFonts w:ascii="Times New Roman" w:hAnsi="Times New Roman" w:cs="Times New Roman"/>
        </w:rPr>
        <w:t xml:space="preserve">, </w:t>
      </w:r>
      <w:proofErr w:type="spellStart"/>
      <w:r w:rsidRPr="001F104F">
        <w:rPr>
          <w:rFonts w:ascii="Times New Roman" w:hAnsi="Times New Roman" w:cs="Times New Roman"/>
        </w:rPr>
        <w:t>s_add</w:t>
      </w:r>
      <w:proofErr w:type="spellEnd"/>
      <w:r w:rsidRPr="001F104F">
        <w:rPr>
          <w:rFonts w:ascii="Times New Roman" w:hAnsi="Times New Roman" w:cs="Times New Roman"/>
        </w:rPr>
        <w:t xml:space="preserve">, </w:t>
      </w:r>
      <w:proofErr w:type="spellStart"/>
      <w:r w:rsidRPr="001F104F">
        <w:rPr>
          <w:rFonts w:ascii="Times New Roman" w:hAnsi="Times New Roman" w:cs="Times New Roman"/>
        </w:rPr>
        <w:t>s_send</w:t>
      </w:r>
      <w:proofErr w:type="spellEnd"/>
      <w:proofErr w:type="gramStart"/>
      <w:r w:rsidRPr="001F104F">
        <w:rPr>
          <w:rFonts w:ascii="Times New Roman" w:hAnsi="Times New Roman" w:cs="Times New Roman"/>
        </w:rPr>
        <w:t>);--</w:t>
      </w:r>
      <w:proofErr w:type="gramEnd"/>
      <w:r w:rsidRPr="001F104F">
        <w:rPr>
          <w:rFonts w:ascii="Times New Roman" w:hAnsi="Times New Roman" w:cs="Times New Roman"/>
        </w:rPr>
        <w:t xml:space="preserve">, </w:t>
      </w:r>
      <w:proofErr w:type="spellStart"/>
      <w:r w:rsidRPr="001F104F">
        <w:rPr>
          <w:rFonts w:ascii="Times New Roman" w:hAnsi="Times New Roman" w:cs="Times New Roman"/>
        </w:rPr>
        <w:t>s_wait</w:t>
      </w:r>
      <w:proofErr w:type="spellEnd"/>
      <w:r w:rsidRPr="001F104F">
        <w:rPr>
          <w:rFonts w:ascii="Times New Roman" w:hAnsi="Times New Roman" w:cs="Times New Roman"/>
        </w:rPr>
        <w:t>);</w:t>
      </w:r>
    </w:p>
    <w:p w14:paraId="3685CF0E"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signal </w:t>
      </w:r>
      <w:proofErr w:type="spellStart"/>
      <w:r w:rsidRPr="001F104F">
        <w:rPr>
          <w:rFonts w:ascii="Times New Roman" w:hAnsi="Times New Roman" w:cs="Times New Roman"/>
        </w:rPr>
        <w:t>state_reg</w:t>
      </w:r>
      <w:proofErr w:type="spellEnd"/>
      <w:r w:rsidRPr="001F104F">
        <w:rPr>
          <w:rFonts w:ascii="Times New Roman" w:hAnsi="Times New Roman" w:cs="Times New Roman"/>
        </w:rPr>
        <w:t xml:space="preserve">, </w:t>
      </w:r>
      <w:proofErr w:type="spellStart"/>
      <w:r w:rsidRPr="001F104F">
        <w:rPr>
          <w:rFonts w:ascii="Times New Roman" w:hAnsi="Times New Roman" w:cs="Times New Roman"/>
        </w:rPr>
        <w:t>state_</w:t>
      </w:r>
      <w:proofErr w:type="gramStart"/>
      <w:r w:rsidRPr="001F104F">
        <w:rPr>
          <w:rFonts w:ascii="Times New Roman" w:hAnsi="Times New Roman" w:cs="Times New Roman"/>
        </w:rPr>
        <w:t>nxt</w:t>
      </w:r>
      <w:proofErr w:type="spellEnd"/>
      <w:r w:rsidRPr="001F104F">
        <w:rPr>
          <w:rFonts w:ascii="Times New Roman" w:hAnsi="Times New Roman" w:cs="Times New Roman"/>
        </w:rPr>
        <w:t xml:space="preserve"> :</w:t>
      </w:r>
      <w:proofErr w:type="gramEnd"/>
      <w:r w:rsidRPr="001F104F">
        <w:rPr>
          <w:rFonts w:ascii="Times New Roman" w:hAnsi="Times New Roman" w:cs="Times New Roman"/>
        </w:rPr>
        <w:t xml:space="preserve"> </w:t>
      </w:r>
      <w:proofErr w:type="spellStart"/>
      <w:r w:rsidRPr="001F104F">
        <w:rPr>
          <w:rFonts w:ascii="Times New Roman" w:hAnsi="Times New Roman" w:cs="Times New Roman"/>
        </w:rPr>
        <w:t>state_type</w:t>
      </w:r>
      <w:proofErr w:type="spellEnd"/>
      <w:r w:rsidRPr="001F104F">
        <w:rPr>
          <w:rFonts w:ascii="Times New Roman" w:hAnsi="Times New Roman" w:cs="Times New Roman"/>
        </w:rPr>
        <w:t>;</w:t>
      </w:r>
    </w:p>
    <w:p w14:paraId="46652FBE" w14:textId="77777777" w:rsidR="001F104F" w:rsidRPr="001F104F" w:rsidRDefault="001F104F" w:rsidP="003632B7">
      <w:pPr>
        <w:spacing w:line="240" w:lineRule="auto"/>
        <w:rPr>
          <w:rFonts w:ascii="Times New Roman" w:hAnsi="Times New Roman" w:cs="Times New Roman"/>
        </w:rPr>
      </w:pPr>
    </w:p>
    <w:p w14:paraId="32E555D4"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signal input_1, input_</w:t>
      </w:r>
      <w:proofErr w:type="gramStart"/>
      <w:r w:rsidRPr="001F104F">
        <w:rPr>
          <w:rFonts w:ascii="Times New Roman" w:hAnsi="Times New Roman" w:cs="Times New Roman"/>
        </w:rPr>
        <w:t>2 :</w:t>
      </w:r>
      <w:proofErr w:type="gramEnd"/>
      <w:r w:rsidRPr="001F104F">
        <w:rPr>
          <w:rFonts w:ascii="Times New Roman" w:hAnsi="Times New Roman" w:cs="Times New Roman"/>
        </w:rPr>
        <w:t xml:space="preserve"> </w:t>
      </w:r>
      <w:proofErr w:type="spellStart"/>
      <w:r w:rsidRPr="001F104F">
        <w:rPr>
          <w:rFonts w:ascii="Times New Roman" w:hAnsi="Times New Roman" w:cs="Times New Roman"/>
        </w:rPr>
        <w:t>std_logic_vector</w:t>
      </w:r>
      <w:proofErr w:type="spellEnd"/>
      <w:r w:rsidRPr="001F104F">
        <w:rPr>
          <w:rFonts w:ascii="Times New Roman" w:hAnsi="Times New Roman" w:cs="Times New Roman"/>
        </w:rPr>
        <w:t xml:space="preserve">(7 </w:t>
      </w:r>
      <w:proofErr w:type="spellStart"/>
      <w:r w:rsidRPr="001F104F">
        <w:rPr>
          <w:rFonts w:ascii="Times New Roman" w:hAnsi="Times New Roman" w:cs="Times New Roman"/>
        </w:rPr>
        <w:t>downto</w:t>
      </w:r>
      <w:proofErr w:type="spellEnd"/>
      <w:r w:rsidRPr="001F104F">
        <w:rPr>
          <w:rFonts w:ascii="Times New Roman" w:hAnsi="Times New Roman" w:cs="Times New Roman"/>
        </w:rPr>
        <w:t xml:space="preserve"> 0);</w:t>
      </w:r>
    </w:p>
    <w:p w14:paraId="231A7CA3" w14:textId="77777777" w:rsidR="001F104F" w:rsidRPr="001F104F" w:rsidRDefault="001F104F" w:rsidP="003632B7">
      <w:pPr>
        <w:spacing w:line="240" w:lineRule="auto"/>
        <w:rPr>
          <w:rFonts w:ascii="Times New Roman" w:hAnsi="Times New Roman" w:cs="Times New Roman"/>
        </w:rPr>
      </w:pPr>
    </w:p>
    <w:p w14:paraId="4A2C2BCB"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lastRenderedPageBreak/>
        <w:t>signal coeff_1, coeff_</w:t>
      </w:r>
      <w:proofErr w:type="gramStart"/>
      <w:r w:rsidRPr="001F104F">
        <w:rPr>
          <w:rFonts w:ascii="Times New Roman" w:hAnsi="Times New Roman" w:cs="Times New Roman"/>
        </w:rPr>
        <w:t>2 :</w:t>
      </w:r>
      <w:proofErr w:type="gramEnd"/>
      <w:r w:rsidRPr="001F104F">
        <w:rPr>
          <w:rFonts w:ascii="Times New Roman" w:hAnsi="Times New Roman" w:cs="Times New Roman"/>
        </w:rPr>
        <w:t xml:space="preserve"> </w:t>
      </w:r>
      <w:proofErr w:type="spellStart"/>
      <w:r w:rsidRPr="001F104F">
        <w:rPr>
          <w:rFonts w:ascii="Times New Roman" w:hAnsi="Times New Roman" w:cs="Times New Roman"/>
        </w:rPr>
        <w:t>std_logic_vector</w:t>
      </w:r>
      <w:proofErr w:type="spellEnd"/>
      <w:r w:rsidRPr="001F104F">
        <w:rPr>
          <w:rFonts w:ascii="Times New Roman" w:hAnsi="Times New Roman" w:cs="Times New Roman"/>
        </w:rPr>
        <w:t xml:space="preserve">(6 </w:t>
      </w:r>
      <w:proofErr w:type="spellStart"/>
      <w:r w:rsidRPr="001F104F">
        <w:rPr>
          <w:rFonts w:ascii="Times New Roman" w:hAnsi="Times New Roman" w:cs="Times New Roman"/>
        </w:rPr>
        <w:t>downto</w:t>
      </w:r>
      <w:proofErr w:type="spellEnd"/>
      <w:r w:rsidRPr="001F104F">
        <w:rPr>
          <w:rFonts w:ascii="Times New Roman" w:hAnsi="Times New Roman" w:cs="Times New Roman"/>
        </w:rPr>
        <w:t xml:space="preserve"> 0);</w:t>
      </w:r>
    </w:p>
    <w:p w14:paraId="1B98D587" w14:textId="77777777" w:rsidR="001F104F" w:rsidRPr="001F104F" w:rsidRDefault="001F104F" w:rsidP="003632B7">
      <w:pPr>
        <w:spacing w:line="240" w:lineRule="auto"/>
        <w:rPr>
          <w:rFonts w:ascii="Times New Roman" w:hAnsi="Times New Roman" w:cs="Times New Roman"/>
        </w:rPr>
      </w:pPr>
    </w:p>
    <w:p w14:paraId="4643A0A0" w14:textId="7C826114"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signal result_1, result_2 </w:t>
      </w:r>
      <w:proofErr w:type="gramStart"/>
      <w:r w:rsidRPr="001F104F">
        <w:rPr>
          <w:rFonts w:ascii="Times New Roman" w:hAnsi="Times New Roman" w:cs="Times New Roman"/>
        </w:rPr>
        <w:t xml:space="preserve">  :</w:t>
      </w:r>
      <w:proofErr w:type="gramEnd"/>
      <w:r w:rsidRPr="001F104F">
        <w:rPr>
          <w:rFonts w:ascii="Times New Roman" w:hAnsi="Times New Roman" w:cs="Times New Roman"/>
        </w:rPr>
        <w:t xml:space="preserve"> </w:t>
      </w:r>
      <w:proofErr w:type="spellStart"/>
      <w:r w:rsidRPr="001F104F">
        <w:rPr>
          <w:rFonts w:ascii="Times New Roman" w:hAnsi="Times New Roman" w:cs="Times New Roman"/>
        </w:rPr>
        <w:t>std_logic_vector</w:t>
      </w:r>
      <w:proofErr w:type="spellEnd"/>
      <w:r w:rsidRPr="001F104F">
        <w:rPr>
          <w:rFonts w:ascii="Times New Roman" w:hAnsi="Times New Roman" w:cs="Times New Roman"/>
        </w:rPr>
        <w:t xml:space="preserve">(17 </w:t>
      </w:r>
      <w:proofErr w:type="spellStart"/>
      <w:r w:rsidRPr="001F104F">
        <w:rPr>
          <w:rFonts w:ascii="Times New Roman" w:hAnsi="Times New Roman" w:cs="Times New Roman"/>
        </w:rPr>
        <w:t>downto</w:t>
      </w:r>
      <w:proofErr w:type="spellEnd"/>
      <w:r w:rsidRPr="001F104F">
        <w:rPr>
          <w:rFonts w:ascii="Times New Roman" w:hAnsi="Times New Roman" w:cs="Times New Roman"/>
        </w:rPr>
        <w:t xml:space="preserve"> 0);</w:t>
      </w:r>
    </w:p>
    <w:p w14:paraId="2B75E9C6" w14:textId="77777777" w:rsidR="001F104F" w:rsidRPr="001F104F" w:rsidRDefault="001F104F" w:rsidP="003632B7">
      <w:pPr>
        <w:spacing w:line="240" w:lineRule="auto"/>
        <w:rPr>
          <w:rFonts w:ascii="Times New Roman" w:hAnsi="Times New Roman" w:cs="Times New Roman"/>
        </w:rPr>
      </w:pPr>
    </w:p>
    <w:p w14:paraId="65962DFD"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--the matrix is [14*</w:t>
      </w:r>
      <w:proofErr w:type="gramStart"/>
      <w:r w:rsidRPr="001F104F">
        <w:rPr>
          <w:rFonts w:ascii="Times New Roman" w:hAnsi="Times New Roman" w:cs="Times New Roman"/>
        </w:rPr>
        <w:t>8]*</w:t>
      </w:r>
      <w:proofErr w:type="gramEnd"/>
      <w:r w:rsidRPr="001F104F">
        <w:rPr>
          <w:rFonts w:ascii="Times New Roman" w:hAnsi="Times New Roman" w:cs="Times New Roman"/>
        </w:rPr>
        <w:t>[8*14], when counting 111 in binary means one number is done.</w:t>
      </w:r>
    </w:p>
    <w:p w14:paraId="4D6F33AD"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signal counter_8, counter_8_nxt   </w:t>
      </w:r>
      <w:proofErr w:type="gramStart"/>
      <w:r w:rsidRPr="001F104F">
        <w:rPr>
          <w:rFonts w:ascii="Times New Roman" w:hAnsi="Times New Roman" w:cs="Times New Roman"/>
        </w:rPr>
        <w:t xml:space="preserve">  :</w:t>
      </w:r>
      <w:proofErr w:type="gramEnd"/>
      <w:r w:rsidRPr="001F104F">
        <w:rPr>
          <w:rFonts w:ascii="Times New Roman" w:hAnsi="Times New Roman" w:cs="Times New Roman"/>
        </w:rPr>
        <w:t xml:space="preserve"> </w:t>
      </w:r>
      <w:proofErr w:type="spellStart"/>
      <w:r w:rsidRPr="001F104F">
        <w:rPr>
          <w:rFonts w:ascii="Times New Roman" w:hAnsi="Times New Roman" w:cs="Times New Roman"/>
        </w:rPr>
        <w:t>std_logic_vector</w:t>
      </w:r>
      <w:proofErr w:type="spellEnd"/>
      <w:r w:rsidRPr="001F104F">
        <w:rPr>
          <w:rFonts w:ascii="Times New Roman" w:hAnsi="Times New Roman" w:cs="Times New Roman"/>
        </w:rPr>
        <w:t xml:space="preserve">(1 </w:t>
      </w:r>
      <w:proofErr w:type="spellStart"/>
      <w:r w:rsidRPr="001F104F">
        <w:rPr>
          <w:rFonts w:ascii="Times New Roman" w:hAnsi="Times New Roman" w:cs="Times New Roman"/>
        </w:rPr>
        <w:t>downto</w:t>
      </w:r>
      <w:proofErr w:type="spellEnd"/>
      <w:r w:rsidRPr="001F104F">
        <w:rPr>
          <w:rFonts w:ascii="Times New Roman" w:hAnsi="Times New Roman" w:cs="Times New Roman"/>
        </w:rPr>
        <w:t xml:space="preserve"> 0) := (others =&gt; '0');</w:t>
      </w:r>
    </w:p>
    <w:p w14:paraId="3E1E5BD9"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signal counter_14, counter_14_nxt </w:t>
      </w:r>
      <w:proofErr w:type="gramStart"/>
      <w:r w:rsidRPr="001F104F">
        <w:rPr>
          <w:rFonts w:ascii="Times New Roman" w:hAnsi="Times New Roman" w:cs="Times New Roman"/>
        </w:rPr>
        <w:t xml:space="preserve">  :</w:t>
      </w:r>
      <w:proofErr w:type="gramEnd"/>
      <w:r w:rsidRPr="001F104F">
        <w:rPr>
          <w:rFonts w:ascii="Times New Roman" w:hAnsi="Times New Roman" w:cs="Times New Roman"/>
        </w:rPr>
        <w:t xml:space="preserve"> </w:t>
      </w:r>
      <w:proofErr w:type="spellStart"/>
      <w:r w:rsidRPr="001F104F">
        <w:rPr>
          <w:rFonts w:ascii="Times New Roman" w:hAnsi="Times New Roman" w:cs="Times New Roman"/>
        </w:rPr>
        <w:t>std_logic_vector</w:t>
      </w:r>
      <w:proofErr w:type="spellEnd"/>
      <w:r w:rsidRPr="001F104F">
        <w:rPr>
          <w:rFonts w:ascii="Times New Roman" w:hAnsi="Times New Roman" w:cs="Times New Roman"/>
        </w:rPr>
        <w:t xml:space="preserve">(3 </w:t>
      </w:r>
      <w:proofErr w:type="spellStart"/>
      <w:r w:rsidRPr="001F104F">
        <w:rPr>
          <w:rFonts w:ascii="Times New Roman" w:hAnsi="Times New Roman" w:cs="Times New Roman"/>
        </w:rPr>
        <w:t>downto</w:t>
      </w:r>
      <w:proofErr w:type="spellEnd"/>
      <w:r w:rsidRPr="001F104F">
        <w:rPr>
          <w:rFonts w:ascii="Times New Roman" w:hAnsi="Times New Roman" w:cs="Times New Roman"/>
        </w:rPr>
        <w:t xml:space="preserve"> 0) := (others =&gt; '0');</w:t>
      </w:r>
    </w:p>
    <w:p w14:paraId="2DB6722B"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signal counter_6, counter_6_nxt   </w:t>
      </w:r>
      <w:proofErr w:type="gramStart"/>
      <w:r w:rsidRPr="001F104F">
        <w:rPr>
          <w:rFonts w:ascii="Times New Roman" w:hAnsi="Times New Roman" w:cs="Times New Roman"/>
        </w:rPr>
        <w:t xml:space="preserve">  :</w:t>
      </w:r>
      <w:proofErr w:type="gramEnd"/>
      <w:r w:rsidRPr="001F104F">
        <w:rPr>
          <w:rFonts w:ascii="Times New Roman" w:hAnsi="Times New Roman" w:cs="Times New Roman"/>
        </w:rPr>
        <w:t xml:space="preserve"> </w:t>
      </w:r>
      <w:proofErr w:type="spellStart"/>
      <w:r w:rsidRPr="001F104F">
        <w:rPr>
          <w:rFonts w:ascii="Times New Roman" w:hAnsi="Times New Roman" w:cs="Times New Roman"/>
        </w:rPr>
        <w:t>std_logic_vector</w:t>
      </w:r>
      <w:proofErr w:type="spellEnd"/>
      <w:r w:rsidRPr="001F104F">
        <w:rPr>
          <w:rFonts w:ascii="Times New Roman" w:hAnsi="Times New Roman" w:cs="Times New Roman"/>
        </w:rPr>
        <w:t xml:space="preserve">(2 </w:t>
      </w:r>
      <w:proofErr w:type="spellStart"/>
      <w:r w:rsidRPr="001F104F">
        <w:rPr>
          <w:rFonts w:ascii="Times New Roman" w:hAnsi="Times New Roman" w:cs="Times New Roman"/>
        </w:rPr>
        <w:t>downto</w:t>
      </w:r>
      <w:proofErr w:type="spellEnd"/>
      <w:r w:rsidRPr="001F104F">
        <w:rPr>
          <w:rFonts w:ascii="Times New Roman" w:hAnsi="Times New Roman" w:cs="Times New Roman"/>
        </w:rPr>
        <w:t xml:space="preserve"> 0) := (others =&gt; '0');</w:t>
      </w:r>
    </w:p>
    <w:p w14:paraId="4B46A965"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w:t>
      </w:r>
    </w:p>
    <w:p w14:paraId="70DD765C"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signal data, </w:t>
      </w:r>
      <w:proofErr w:type="spellStart"/>
      <w:r w:rsidRPr="001F104F">
        <w:rPr>
          <w:rFonts w:ascii="Times New Roman" w:hAnsi="Times New Roman" w:cs="Times New Roman"/>
        </w:rPr>
        <w:t>data_nxt</w:t>
      </w:r>
      <w:proofErr w:type="spellEnd"/>
      <w:r w:rsidRPr="001F104F">
        <w:rPr>
          <w:rFonts w:ascii="Times New Roman" w:hAnsi="Times New Roman" w:cs="Times New Roman"/>
        </w:rPr>
        <w:t xml:space="preserve"> </w:t>
      </w:r>
      <w:proofErr w:type="gramStart"/>
      <w:r w:rsidRPr="001F104F">
        <w:rPr>
          <w:rFonts w:ascii="Times New Roman" w:hAnsi="Times New Roman" w:cs="Times New Roman"/>
        </w:rPr>
        <w:t xml:space="preserve">  :</w:t>
      </w:r>
      <w:proofErr w:type="gramEnd"/>
      <w:r w:rsidRPr="001F104F">
        <w:rPr>
          <w:rFonts w:ascii="Times New Roman" w:hAnsi="Times New Roman" w:cs="Times New Roman"/>
        </w:rPr>
        <w:t xml:space="preserve"> </w:t>
      </w:r>
      <w:proofErr w:type="spellStart"/>
      <w:r w:rsidRPr="001F104F">
        <w:rPr>
          <w:rFonts w:ascii="Times New Roman" w:hAnsi="Times New Roman" w:cs="Times New Roman"/>
        </w:rPr>
        <w:t>std_logic_vector</w:t>
      </w:r>
      <w:proofErr w:type="spellEnd"/>
      <w:r w:rsidRPr="001F104F">
        <w:rPr>
          <w:rFonts w:ascii="Times New Roman" w:hAnsi="Times New Roman" w:cs="Times New Roman"/>
        </w:rPr>
        <w:t xml:space="preserve">(17 </w:t>
      </w:r>
      <w:proofErr w:type="spellStart"/>
      <w:r w:rsidRPr="001F104F">
        <w:rPr>
          <w:rFonts w:ascii="Times New Roman" w:hAnsi="Times New Roman" w:cs="Times New Roman"/>
        </w:rPr>
        <w:t>downto</w:t>
      </w:r>
      <w:proofErr w:type="spellEnd"/>
      <w:r w:rsidRPr="001F104F">
        <w:rPr>
          <w:rFonts w:ascii="Times New Roman" w:hAnsi="Times New Roman" w:cs="Times New Roman"/>
        </w:rPr>
        <w:t xml:space="preserve"> 0);</w:t>
      </w:r>
    </w:p>
    <w:p w14:paraId="7B128C1F" w14:textId="77777777" w:rsidR="001F104F" w:rsidRPr="001F104F" w:rsidRDefault="001F104F" w:rsidP="003632B7">
      <w:pPr>
        <w:spacing w:line="240" w:lineRule="auto"/>
        <w:rPr>
          <w:rFonts w:ascii="Times New Roman" w:hAnsi="Times New Roman" w:cs="Times New Roman"/>
        </w:rPr>
      </w:pPr>
    </w:p>
    <w:p w14:paraId="56A97BB3" w14:textId="30D3434A"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signal store, </w:t>
      </w:r>
      <w:proofErr w:type="spellStart"/>
      <w:r w:rsidRPr="001F104F">
        <w:rPr>
          <w:rFonts w:ascii="Times New Roman" w:hAnsi="Times New Roman" w:cs="Times New Roman"/>
        </w:rPr>
        <w:t>store_</w:t>
      </w:r>
      <w:proofErr w:type="gramStart"/>
      <w:r w:rsidRPr="001F104F">
        <w:rPr>
          <w:rFonts w:ascii="Times New Roman" w:hAnsi="Times New Roman" w:cs="Times New Roman"/>
        </w:rPr>
        <w:t>nxt</w:t>
      </w:r>
      <w:proofErr w:type="spellEnd"/>
      <w:r w:rsidRPr="001F104F">
        <w:rPr>
          <w:rFonts w:ascii="Times New Roman" w:hAnsi="Times New Roman" w:cs="Times New Roman"/>
        </w:rPr>
        <w:t xml:space="preserve"> :</w:t>
      </w:r>
      <w:proofErr w:type="gramEnd"/>
      <w:r w:rsidRPr="001F104F">
        <w:rPr>
          <w:rFonts w:ascii="Times New Roman" w:hAnsi="Times New Roman" w:cs="Times New Roman"/>
        </w:rPr>
        <w:t xml:space="preserve"> </w:t>
      </w:r>
      <w:proofErr w:type="spellStart"/>
      <w:r w:rsidRPr="001F104F">
        <w:rPr>
          <w:rFonts w:ascii="Times New Roman" w:hAnsi="Times New Roman" w:cs="Times New Roman"/>
        </w:rPr>
        <w:t>std_logic_vector</w:t>
      </w:r>
      <w:proofErr w:type="spellEnd"/>
      <w:r w:rsidRPr="001F104F">
        <w:rPr>
          <w:rFonts w:ascii="Times New Roman" w:hAnsi="Times New Roman" w:cs="Times New Roman"/>
        </w:rPr>
        <w:t xml:space="preserve">(0 </w:t>
      </w:r>
      <w:proofErr w:type="spellStart"/>
      <w:r w:rsidRPr="001F104F">
        <w:rPr>
          <w:rFonts w:ascii="Times New Roman" w:hAnsi="Times New Roman" w:cs="Times New Roman"/>
        </w:rPr>
        <w:t>downto</w:t>
      </w:r>
      <w:proofErr w:type="spellEnd"/>
      <w:r w:rsidRPr="001F104F">
        <w:rPr>
          <w:rFonts w:ascii="Times New Roman" w:hAnsi="Times New Roman" w:cs="Times New Roman"/>
        </w:rPr>
        <w:t xml:space="preserve"> 0);</w:t>
      </w:r>
    </w:p>
    <w:p w14:paraId="3EFB672E" w14:textId="77777777" w:rsidR="001F104F" w:rsidRPr="001F104F" w:rsidRDefault="001F104F" w:rsidP="003632B7">
      <w:pPr>
        <w:spacing w:line="240" w:lineRule="auto"/>
        <w:rPr>
          <w:rFonts w:ascii="Times New Roman" w:hAnsi="Times New Roman" w:cs="Times New Roman"/>
        </w:rPr>
      </w:pPr>
    </w:p>
    <w:p w14:paraId="4DB231CB"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begin</w:t>
      </w:r>
    </w:p>
    <w:p w14:paraId="482D09AB"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
    <w:p w14:paraId="02D8C58F"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--state </w:t>
      </w:r>
      <w:proofErr w:type="spellStart"/>
      <w:r w:rsidRPr="001F104F">
        <w:rPr>
          <w:rFonts w:ascii="Times New Roman" w:hAnsi="Times New Roman" w:cs="Times New Roman"/>
        </w:rPr>
        <w:t>contrl</w:t>
      </w:r>
      <w:proofErr w:type="spellEnd"/>
      <w:r w:rsidRPr="001F104F">
        <w:rPr>
          <w:rFonts w:ascii="Times New Roman" w:hAnsi="Times New Roman" w:cs="Times New Roman"/>
        </w:rPr>
        <w:t>--------------------------------</w:t>
      </w:r>
    </w:p>
    <w:p w14:paraId="511FA9A8" w14:textId="77777777" w:rsidR="001F104F" w:rsidRPr="001F104F" w:rsidRDefault="001F104F" w:rsidP="003632B7">
      <w:pPr>
        <w:spacing w:line="240" w:lineRule="auto"/>
        <w:rPr>
          <w:rFonts w:ascii="Times New Roman" w:hAnsi="Times New Roman" w:cs="Times New Roman"/>
        </w:rPr>
      </w:pPr>
      <w:proofErr w:type="gramStart"/>
      <w:r w:rsidRPr="001F104F">
        <w:rPr>
          <w:rFonts w:ascii="Times New Roman" w:hAnsi="Times New Roman" w:cs="Times New Roman"/>
        </w:rPr>
        <w:t>process(</w:t>
      </w:r>
      <w:proofErr w:type="spellStart"/>
      <w:proofErr w:type="gramEnd"/>
      <w:r w:rsidRPr="001F104F">
        <w:rPr>
          <w:rFonts w:ascii="Times New Roman" w:hAnsi="Times New Roman" w:cs="Times New Roman"/>
        </w:rPr>
        <w:t>clk</w:t>
      </w:r>
      <w:proofErr w:type="spellEnd"/>
      <w:r w:rsidRPr="001F104F">
        <w:rPr>
          <w:rFonts w:ascii="Times New Roman" w:hAnsi="Times New Roman" w:cs="Times New Roman"/>
        </w:rPr>
        <w:t>, reset)</w:t>
      </w:r>
    </w:p>
    <w:p w14:paraId="46BC8067"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begin</w:t>
      </w:r>
    </w:p>
    <w:p w14:paraId="4896CF40"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if reset = '1' then </w:t>
      </w:r>
    </w:p>
    <w:p w14:paraId="5C99B04D"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roofErr w:type="spellStart"/>
      <w:r w:rsidRPr="001F104F">
        <w:rPr>
          <w:rFonts w:ascii="Times New Roman" w:hAnsi="Times New Roman" w:cs="Times New Roman"/>
        </w:rPr>
        <w:t>state_reg</w:t>
      </w:r>
      <w:proofErr w:type="spellEnd"/>
      <w:r w:rsidRPr="001F104F">
        <w:rPr>
          <w:rFonts w:ascii="Times New Roman" w:hAnsi="Times New Roman" w:cs="Times New Roman"/>
        </w:rPr>
        <w:t xml:space="preserve"> &lt;= </w:t>
      </w:r>
      <w:proofErr w:type="spellStart"/>
      <w:r w:rsidRPr="001F104F">
        <w:rPr>
          <w:rFonts w:ascii="Times New Roman" w:hAnsi="Times New Roman" w:cs="Times New Roman"/>
        </w:rPr>
        <w:t>s_</w:t>
      </w:r>
      <w:proofErr w:type="gramStart"/>
      <w:r w:rsidRPr="001F104F">
        <w:rPr>
          <w:rFonts w:ascii="Times New Roman" w:hAnsi="Times New Roman" w:cs="Times New Roman"/>
        </w:rPr>
        <w:t>initial</w:t>
      </w:r>
      <w:proofErr w:type="spellEnd"/>
      <w:r w:rsidRPr="001F104F">
        <w:rPr>
          <w:rFonts w:ascii="Times New Roman" w:hAnsi="Times New Roman" w:cs="Times New Roman"/>
        </w:rPr>
        <w:t>;</w:t>
      </w:r>
      <w:proofErr w:type="gramEnd"/>
      <w:r w:rsidRPr="001F104F">
        <w:rPr>
          <w:rFonts w:ascii="Times New Roman" w:hAnsi="Times New Roman" w:cs="Times New Roman"/>
        </w:rPr>
        <w:t xml:space="preserve"> </w:t>
      </w:r>
    </w:p>
    <w:p w14:paraId="0F0D62F3"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roofErr w:type="spellStart"/>
      <w:r w:rsidRPr="001F104F">
        <w:rPr>
          <w:rFonts w:ascii="Times New Roman" w:hAnsi="Times New Roman" w:cs="Times New Roman"/>
        </w:rPr>
        <w:t>elsif</w:t>
      </w:r>
      <w:proofErr w:type="spellEnd"/>
      <w:r w:rsidRPr="001F104F">
        <w:rPr>
          <w:rFonts w:ascii="Times New Roman" w:hAnsi="Times New Roman" w:cs="Times New Roman"/>
        </w:rPr>
        <w:t xml:space="preserve"> (</w:t>
      </w:r>
      <w:proofErr w:type="spellStart"/>
      <w:r w:rsidRPr="001F104F">
        <w:rPr>
          <w:rFonts w:ascii="Times New Roman" w:hAnsi="Times New Roman" w:cs="Times New Roman"/>
        </w:rPr>
        <w:t>clk'event</w:t>
      </w:r>
      <w:proofErr w:type="spellEnd"/>
      <w:r w:rsidRPr="001F104F">
        <w:rPr>
          <w:rFonts w:ascii="Times New Roman" w:hAnsi="Times New Roman" w:cs="Times New Roman"/>
        </w:rPr>
        <w:t xml:space="preserve"> and </w:t>
      </w:r>
      <w:proofErr w:type="spellStart"/>
      <w:r w:rsidRPr="001F104F">
        <w:rPr>
          <w:rFonts w:ascii="Times New Roman" w:hAnsi="Times New Roman" w:cs="Times New Roman"/>
        </w:rPr>
        <w:t>clk</w:t>
      </w:r>
      <w:proofErr w:type="spellEnd"/>
      <w:r w:rsidRPr="001F104F">
        <w:rPr>
          <w:rFonts w:ascii="Times New Roman" w:hAnsi="Times New Roman" w:cs="Times New Roman"/>
        </w:rPr>
        <w:t xml:space="preserve"> = '1') then </w:t>
      </w:r>
    </w:p>
    <w:p w14:paraId="0F99CA1D"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roofErr w:type="spellStart"/>
      <w:r w:rsidRPr="001F104F">
        <w:rPr>
          <w:rFonts w:ascii="Times New Roman" w:hAnsi="Times New Roman" w:cs="Times New Roman"/>
        </w:rPr>
        <w:t>state_reg</w:t>
      </w:r>
      <w:proofErr w:type="spellEnd"/>
      <w:r w:rsidRPr="001F104F">
        <w:rPr>
          <w:rFonts w:ascii="Times New Roman" w:hAnsi="Times New Roman" w:cs="Times New Roman"/>
        </w:rPr>
        <w:t xml:space="preserve"> &lt;= </w:t>
      </w:r>
      <w:proofErr w:type="spellStart"/>
      <w:r w:rsidRPr="001F104F">
        <w:rPr>
          <w:rFonts w:ascii="Times New Roman" w:hAnsi="Times New Roman" w:cs="Times New Roman"/>
        </w:rPr>
        <w:t>state_</w:t>
      </w:r>
      <w:proofErr w:type="gramStart"/>
      <w:r w:rsidRPr="001F104F">
        <w:rPr>
          <w:rFonts w:ascii="Times New Roman" w:hAnsi="Times New Roman" w:cs="Times New Roman"/>
        </w:rPr>
        <w:t>nxt</w:t>
      </w:r>
      <w:proofErr w:type="spellEnd"/>
      <w:r w:rsidRPr="001F104F">
        <w:rPr>
          <w:rFonts w:ascii="Times New Roman" w:hAnsi="Times New Roman" w:cs="Times New Roman"/>
        </w:rPr>
        <w:t>;</w:t>
      </w:r>
      <w:proofErr w:type="gramEnd"/>
      <w:r w:rsidRPr="001F104F">
        <w:rPr>
          <w:rFonts w:ascii="Times New Roman" w:hAnsi="Times New Roman" w:cs="Times New Roman"/>
        </w:rPr>
        <w:t xml:space="preserve"> </w:t>
      </w:r>
    </w:p>
    <w:p w14:paraId="19EB791A"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end </w:t>
      </w:r>
      <w:proofErr w:type="gramStart"/>
      <w:r w:rsidRPr="001F104F">
        <w:rPr>
          <w:rFonts w:ascii="Times New Roman" w:hAnsi="Times New Roman" w:cs="Times New Roman"/>
        </w:rPr>
        <w:t>if;</w:t>
      </w:r>
      <w:proofErr w:type="gramEnd"/>
    </w:p>
    <w:p w14:paraId="7991A79E" w14:textId="77777777" w:rsidR="001F104F" w:rsidRPr="001F104F" w:rsidRDefault="001F104F" w:rsidP="003632B7">
      <w:pPr>
        <w:spacing w:line="240" w:lineRule="auto"/>
        <w:rPr>
          <w:rFonts w:ascii="Times New Roman" w:hAnsi="Times New Roman" w:cs="Times New Roman"/>
        </w:rPr>
      </w:pPr>
    </w:p>
    <w:p w14:paraId="63D85C0C"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end </w:t>
      </w:r>
      <w:proofErr w:type="gramStart"/>
      <w:r w:rsidRPr="001F104F">
        <w:rPr>
          <w:rFonts w:ascii="Times New Roman" w:hAnsi="Times New Roman" w:cs="Times New Roman"/>
        </w:rPr>
        <w:t>process;</w:t>
      </w:r>
      <w:proofErr w:type="gramEnd"/>
    </w:p>
    <w:p w14:paraId="7E5017BD" w14:textId="77777777" w:rsidR="001F104F" w:rsidRPr="001F104F" w:rsidRDefault="001F104F" w:rsidP="003632B7">
      <w:pPr>
        <w:spacing w:line="240" w:lineRule="auto"/>
        <w:rPr>
          <w:rFonts w:ascii="Times New Roman" w:hAnsi="Times New Roman" w:cs="Times New Roman"/>
        </w:rPr>
      </w:pPr>
    </w:p>
    <w:p w14:paraId="61ABB6A1"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--state machine--------------------------------------------</w:t>
      </w:r>
    </w:p>
    <w:p w14:paraId="138A19D4" w14:textId="77777777" w:rsidR="001F104F" w:rsidRPr="001F104F" w:rsidRDefault="001F104F" w:rsidP="003632B7">
      <w:pPr>
        <w:spacing w:line="240" w:lineRule="auto"/>
        <w:rPr>
          <w:rFonts w:ascii="Times New Roman" w:hAnsi="Times New Roman" w:cs="Times New Roman"/>
        </w:rPr>
      </w:pPr>
      <w:proofErr w:type="gramStart"/>
      <w:r w:rsidRPr="001F104F">
        <w:rPr>
          <w:rFonts w:ascii="Times New Roman" w:hAnsi="Times New Roman" w:cs="Times New Roman"/>
        </w:rPr>
        <w:t>process(</w:t>
      </w:r>
      <w:proofErr w:type="spellStart"/>
      <w:proofErr w:type="gramEnd"/>
      <w:r w:rsidRPr="001F104F">
        <w:rPr>
          <w:rFonts w:ascii="Times New Roman" w:hAnsi="Times New Roman" w:cs="Times New Roman"/>
        </w:rPr>
        <w:t>state_reg</w:t>
      </w:r>
      <w:proofErr w:type="spellEnd"/>
      <w:r w:rsidRPr="001F104F">
        <w:rPr>
          <w:rFonts w:ascii="Times New Roman" w:hAnsi="Times New Roman" w:cs="Times New Roman"/>
        </w:rPr>
        <w:t xml:space="preserve">, </w:t>
      </w:r>
      <w:proofErr w:type="spellStart"/>
      <w:r w:rsidRPr="001F104F">
        <w:rPr>
          <w:rFonts w:ascii="Times New Roman" w:hAnsi="Times New Roman" w:cs="Times New Roman"/>
        </w:rPr>
        <w:t>multi_en</w:t>
      </w:r>
      <w:proofErr w:type="spellEnd"/>
      <w:r w:rsidRPr="001F104F">
        <w:rPr>
          <w:rFonts w:ascii="Times New Roman" w:hAnsi="Times New Roman" w:cs="Times New Roman"/>
        </w:rPr>
        <w:t>, counter_8, data, result_1, result_2, counter_14, counter_6)</w:t>
      </w:r>
    </w:p>
    <w:p w14:paraId="340D9D9A"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begin</w:t>
      </w:r>
    </w:p>
    <w:p w14:paraId="0963F0A5"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roofErr w:type="spellStart"/>
      <w:r w:rsidRPr="001F104F">
        <w:rPr>
          <w:rFonts w:ascii="Times New Roman" w:hAnsi="Times New Roman" w:cs="Times New Roman"/>
        </w:rPr>
        <w:t>multi_done</w:t>
      </w:r>
      <w:proofErr w:type="spellEnd"/>
      <w:r w:rsidRPr="001F104F">
        <w:rPr>
          <w:rFonts w:ascii="Times New Roman" w:hAnsi="Times New Roman" w:cs="Times New Roman"/>
        </w:rPr>
        <w:t xml:space="preserve"> &lt;= '0</w:t>
      </w:r>
      <w:proofErr w:type="gramStart"/>
      <w:r w:rsidRPr="001F104F">
        <w:rPr>
          <w:rFonts w:ascii="Times New Roman" w:hAnsi="Times New Roman" w:cs="Times New Roman"/>
        </w:rPr>
        <w:t>';</w:t>
      </w:r>
      <w:proofErr w:type="gramEnd"/>
    </w:p>
    <w:p w14:paraId="5A13994B"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roofErr w:type="spellStart"/>
      <w:r w:rsidRPr="001F104F">
        <w:rPr>
          <w:rFonts w:ascii="Times New Roman" w:hAnsi="Times New Roman" w:cs="Times New Roman"/>
        </w:rPr>
        <w:t>data_nxt</w:t>
      </w:r>
      <w:proofErr w:type="spellEnd"/>
      <w:r w:rsidRPr="001F104F">
        <w:rPr>
          <w:rFonts w:ascii="Times New Roman" w:hAnsi="Times New Roman" w:cs="Times New Roman"/>
        </w:rPr>
        <w:t xml:space="preserve"> &lt;= (others =&gt; '0'</w:t>
      </w:r>
      <w:proofErr w:type="gramStart"/>
      <w:r w:rsidRPr="001F104F">
        <w:rPr>
          <w:rFonts w:ascii="Times New Roman" w:hAnsi="Times New Roman" w:cs="Times New Roman"/>
        </w:rPr>
        <w:t>);</w:t>
      </w:r>
      <w:proofErr w:type="gramEnd"/>
    </w:p>
    <w:p w14:paraId="3CECCAA8"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counter_8_nxt &lt;= (others =&gt; '0'</w:t>
      </w:r>
      <w:proofErr w:type="gramStart"/>
      <w:r w:rsidRPr="001F104F">
        <w:rPr>
          <w:rFonts w:ascii="Times New Roman" w:hAnsi="Times New Roman" w:cs="Times New Roman"/>
        </w:rPr>
        <w:t>);</w:t>
      </w:r>
      <w:proofErr w:type="gramEnd"/>
      <w:r w:rsidRPr="001F104F">
        <w:rPr>
          <w:rFonts w:ascii="Times New Roman" w:hAnsi="Times New Roman" w:cs="Times New Roman"/>
        </w:rPr>
        <w:t xml:space="preserve"> </w:t>
      </w:r>
    </w:p>
    <w:p w14:paraId="632764E6"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counter_14_nxt &lt;= (others =&gt; '0'</w:t>
      </w:r>
      <w:proofErr w:type="gramStart"/>
      <w:r w:rsidRPr="001F104F">
        <w:rPr>
          <w:rFonts w:ascii="Times New Roman" w:hAnsi="Times New Roman" w:cs="Times New Roman"/>
        </w:rPr>
        <w:t>);</w:t>
      </w:r>
      <w:proofErr w:type="gramEnd"/>
      <w:r w:rsidRPr="001F104F">
        <w:rPr>
          <w:rFonts w:ascii="Times New Roman" w:hAnsi="Times New Roman" w:cs="Times New Roman"/>
        </w:rPr>
        <w:t xml:space="preserve"> </w:t>
      </w:r>
    </w:p>
    <w:p w14:paraId="7956AB89"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counter_6_nxt &lt;= (others =&gt; '0'</w:t>
      </w:r>
      <w:proofErr w:type="gramStart"/>
      <w:r w:rsidRPr="001F104F">
        <w:rPr>
          <w:rFonts w:ascii="Times New Roman" w:hAnsi="Times New Roman" w:cs="Times New Roman"/>
        </w:rPr>
        <w:t>);</w:t>
      </w:r>
      <w:proofErr w:type="gramEnd"/>
    </w:p>
    <w:p w14:paraId="0CFF9AC3"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roofErr w:type="spellStart"/>
      <w:r w:rsidRPr="001F104F">
        <w:rPr>
          <w:rFonts w:ascii="Times New Roman" w:hAnsi="Times New Roman" w:cs="Times New Roman"/>
        </w:rPr>
        <w:t>store_nxt</w:t>
      </w:r>
      <w:proofErr w:type="spellEnd"/>
      <w:r w:rsidRPr="001F104F">
        <w:rPr>
          <w:rFonts w:ascii="Times New Roman" w:hAnsi="Times New Roman" w:cs="Times New Roman"/>
        </w:rPr>
        <w:t xml:space="preserve"> &lt;= "0</w:t>
      </w:r>
      <w:proofErr w:type="gramStart"/>
      <w:r w:rsidRPr="001F104F">
        <w:rPr>
          <w:rFonts w:ascii="Times New Roman" w:hAnsi="Times New Roman" w:cs="Times New Roman"/>
        </w:rPr>
        <w:t>";</w:t>
      </w:r>
      <w:proofErr w:type="gramEnd"/>
    </w:p>
    <w:p w14:paraId="44E0E536"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input_1 &lt;= (others =&gt; '0'</w:t>
      </w:r>
      <w:proofErr w:type="gramStart"/>
      <w:r w:rsidRPr="001F104F">
        <w:rPr>
          <w:rFonts w:ascii="Times New Roman" w:hAnsi="Times New Roman" w:cs="Times New Roman"/>
        </w:rPr>
        <w:t>);</w:t>
      </w:r>
      <w:proofErr w:type="gramEnd"/>
    </w:p>
    <w:p w14:paraId="02C60F34"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input_2 &lt;= (others =&gt; '0'</w:t>
      </w:r>
      <w:proofErr w:type="gramStart"/>
      <w:r w:rsidRPr="001F104F">
        <w:rPr>
          <w:rFonts w:ascii="Times New Roman" w:hAnsi="Times New Roman" w:cs="Times New Roman"/>
        </w:rPr>
        <w:t>);</w:t>
      </w:r>
      <w:proofErr w:type="gramEnd"/>
    </w:p>
    <w:p w14:paraId="0341F56B"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coeff_1 &lt;= (others =&gt; '0'</w:t>
      </w:r>
      <w:proofErr w:type="gramStart"/>
      <w:r w:rsidRPr="001F104F">
        <w:rPr>
          <w:rFonts w:ascii="Times New Roman" w:hAnsi="Times New Roman" w:cs="Times New Roman"/>
        </w:rPr>
        <w:t>);</w:t>
      </w:r>
      <w:proofErr w:type="gramEnd"/>
    </w:p>
    <w:p w14:paraId="1470ADD8"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coeff_2 &lt;= (others =&gt; '0'</w:t>
      </w:r>
      <w:proofErr w:type="gramStart"/>
      <w:r w:rsidRPr="001F104F">
        <w:rPr>
          <w:rFonts w:ascii="Times New Roman" w:hAnsi="Times New Roman" w:cs="Times New Roman"/>
        </w:rPr>
        <w:t>);</w:t>
      </w:r>
      <w:proofErr w:type="gramEnd"/>
    </w:p>
    <w:p w14:paraId="19816028"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
    <w:p w14:paraId="1352A5F1"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lastRenderedPageBreak/>
        <w:t xml:space="preserve">    case </w:t>
      </w:r>
      <w:proofErr w:type="spellStart"/>
      <w:r w:rsidRPr="001F104F">
        <w:rPr>
          <w:rFonts w:ascii="Times New Roman" w:hAnsi="Times New Roman" w:cs="Times New Roman"/>
        </w:rPr>
        <w:t>state_reg</w:t>
      </w:r>
      <w:proofErr w:type="spellEnd"/>
      <w:r w:rsidRPr="001F104F">
        <w:rPr>
          <w:rFonts w:ascii="Times New Roman" w:hAnsi="Times New Roman" w:cs="Times New Roman"/>
        </w:rPr>
        <w:t xml:space="preserve"> is </w:t>
      </w:r>
    </w:p>
    <w:p w14:paraId="64B4C5FF"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
    <w:p w14:paraId="061CB15D"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when </w:t>
      </w:r>
      <w:proofErr w:type="spellStart"/>
      <w:r w:rsidRPr="001F104F">
        <w:rPr>
          <w:rFonts w:ascii="Times New Roman" w:hAnsi="Times New Roman" w:cs="Times New Roman"/>
        </w:rPr>
        <w:t>s_initial</w:t>
      </w:r>
      <w:proofErr w:type="spellEnd"/>
      <w:r w:rsidRPr="001F104F">
        <w:rPr>
          <w:rFonts w:ascii="Times New Roman" w:hAnsi="Times New Roman" w:cs="Times New Roman"/>
        </w:rPr>
        <w:t xml:space="preserve"> =&gt; </w:t>
      </w:r>
    </w:p>
    <w:p w14:paraId="15CCFB94"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if </w:t>
      </w:r>
      <w:proofErr w:type="spellStart"/>
      <w:r w:rsidRPr="001F104F">
        <w:rPr>
          <w:rFonts w:ascii="Times New Roman" w:hAnsi="Times New Roman" w:cs="Times New Roman"/>
        </w:rPr>
        <w:t>multi_en</w:t>
      </w:r>
      <w:proofErr w:type="spellEnd"/>
      <w:r w:rsidRPr="001F104F">
        <w:rPr>
          <w:rFonts w:ascii="Times New Roman" w:hAnsi="Times New Roman" w:cs="Times New Roman"/>
        </w:rPr>
        <w:t xml:space="preserve"> = '1' then </w:t>
      </w:r>
    </w:p>
    <w:p w14:paraId="73DC187B"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roofErr w:type="spellStart"/>
      <w:r w:rsidRPr="001F104F">
        <w:rPr>
          <w:rFonts w:ascii="Times New Roman" w:hAnsi="Times New Roman" w:cs="Times New Roman"/>
        </w:rPr>
        <w:t>state_nxt</w:t>
      </w:r>
      <w:proofErr w:type="spellEnd"/>
      <w:r w:rsidRPr="001F104F">
        <w:rPr>
          <w:rFonts w:ascii="Times New Roman" w:hAnsi="Times New Roman" w:cs="Times New Roman"/>
        </w:rPr>
        <w:t xml:space="preserve"> &lt;= </w:t>
      </w:r>
      <w:proofErr w:type="spellStart"/>
      <w:r w:rsidRPr="001F104F">
        <w:rPr>
          <w:rFonts w:ascii="Times New Roman" w:hAnsi="Times New Roman" w:cs="Times New Roman"/>
        </w:rPr>
        <w:t>s_</w:t>
      </w:r>
      <w:proofErr w:type="gramStart"/>
      <w:r w:rsidRPr="001F104F">
        <w:rPr>
          <w:rFonts w:ascii="Times New Roman" w:hAnsi="Times New Roman" w:cs="Times New Roman"/>
        </w:rPr>
        <w:t>multi</w:t>
      </w:r>
      <w:proofErr w:type="spellEnd"/>
      <w:r w:rsidRPr="001F104F">
        <w:rPr>
          <w:rFonts w:ascii="Times New Roman" w:hAnsi="Times New Roman" w:cs="Times New Roman"/>
        </w:rPr>
        <w:t>;</w:t>
      </w:r>
      <w:proofErr w:type="gramEnd"/>
    </w:p>
    <w:p w14:paraId="5DA41DF8"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else</w:t>
      </w:r>
    </w:p>
    <w:p w14:paraId="7C1E9386"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roofErr w:type="spellStart"/>
      <w:r w:rsidRPr="001F104F">
        <w:rPr>
          <w:rFonts w:ascii="Times New Roman" w:hAnsi="Times New Roman" w:cs="Times New Roman"/>
        </w:rPr>
        <w:t>state_nxt</w:t>
      </w:r>
      <w:proofErr w:type="spellEnd"/>
      <w:r w:rsidRPr="001F104F">
        <w:rPr>
          <w:rFonts w:ascii="Times New Roman" w:hAnsi="Times New Roman" w:cs="Times New Roman"/>
        </w:rPr>
        <w:t xml:space="preserve"> &lt;= </w:t>
      </w:r>
      <w:proofErr w:type="spellStart"/>
      <w:r w:rsidRPr="001F104F">
        <w:rPr>
          <w:rFonts w:ascii="Times New Roman" w:hAnsi="Times New Roman" w:cs="Times New Roman"/>
        </w:rPr>
        <w:t>s_</w:t>
      </w:r>
      <w:proofErr w:type="gramStart"/>
      <w:r w:rsidRPr="001F104F">
        <w:rPr>
          <w:rFonts w:ascii="Times New Roman" w:hAnsi="Times New Roman" w:cs="Times New Roman"/>
        </w:rPr>
        <w:t>initial</w:t>
      </w:r>
      <w:proofErr w:type="spellEnd"/>
      <w:r w:rsidRPr="001F104F">
        <w:rPr>
          <w:rFonts w:ascii="Times New Roman" w:hAnsi="Times New Roman" w:cs="Times New Roman"/>
        </w:rPr>
        <w:t>;</w:t>
      </w:r>
      <w:proofErr w:type="gramEnd"/>
    </w:p>
    <w:p w14:paraId="3C0E731E"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end </w:t>
      </w:r>
      <w:proofErr w:type="gramStart"/>
      <w:r w:rsidRPr="001F104F">
        <w:rPr>
          <w:rFonts w:ascii="Times New Roman" w:hAnsi="Times New Roman" w:cs="Times New Roman"/>
        </w:rPr>
        <w:t>if;</w:t>
      </w:r>
      <w:proofErr w:type="gramEnd"/>
    </w:p>
    <w:p w14:paraId="201F05DB"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
    <w:p w14:paraId="61306312"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when </w:t>
      </w:r>
      <w:proofErr w:type="spellStart"/>
      <w:r w:rsidRPr="001F104F">
        <w:rPr>
          <w:rFonts w:ascii="Times New Roman" w:hAnsi="Times New Roman" w:cs="Times New Roman"/>
        </w:rPr>
        <w:t>s_multi</w:t>
      </w:r>
      <w:proofErr w:type="spellEnd"/>
      <w:r w:rsidRPr="001F104F">
        <w:rPr>
          <w:rFonts w:ascii="Times New Roman" w:hAnsi="Times New Roman" w:cs="Times New Roman"/>
        </w:rPr>
        <w:t xml:space="preserve"> =&gt;</w:t>
      </w:r>
    </w:p>
    <w:p w14:paraId="18559271"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input_1 &lt;= </w:t>
      </w:r>
      <w:proofErr w:type="spellStart"/>
      <w:r w:rsidRPr="001F104F">
        <w:rPr>
          <w:rFonts w:ascii="Times New Roman" w:hAnsi="Times New Roman" w:cs="Times New Roman"/>
        </w:rPr>
        <w:t>data_</w:t>
      </w:r>
      <w:proofErr w:type="gramStart"/>
      <w:r w:rsidRPr="001F104F">
        <w:rPr>
          <w:rFonts w:ascii="Times New Roman" w:hAnsi="Times New Roman" w:cs="Times New Roman"/>
        </w:rPr>
        <w:t>input</w:t>
      </w:r>
      <w:proofErr w:type="spellEnd"/>
      <w:r w:rsidRPr="001F104F">
        <w:rPr>
          <w:rFonts w:ascii="Times New Roman" w:hAnsi="Times New Roman" w:cs="Times New Roman"/>
        </w:rPr>
        <w:t>(</w:t>
      </w:r>
      <w:proofErr w:type="gramEnd"/>
      <w:r w:rsidRPr="001F104F">
        <w:rPr>
          <w:rFonts w:ascii="Times New Roman" w:hAnsi="Times New Roman" w:cs="Times New Roman"/>
        </w:rPr>
        <w:t xml:space="preserve">7 </w:t>
      </w:r>
      <w:proofErr w:type="spellStart"/>
      <w:r w:rsidRPr="001F104F">
        <w:rPr>
          <w:rFonts w:ascii="Times New Roman" w:hAnsi="Times New Roman" w:cs="Times New Roman"/>
        </w:rPr>
        <w:t>downto</w:t>
      </w:r>
      <w:proofErr w:type="spellEnd"/>
      <w:r w:rsidRPr="001F104F">
        <w:rPr>
          <w:rFonts w:ascii="Times New Roman" w:hAnsi="Times New Roman" w:cs="Times New Roman"/>
        </w:rPr>
        <w:t xml:space="preserve"> 0);--the input has 8 bits</w:t>
      </w:r>
    </w:p>
    <w:p w14:paraId="25DFB7EB"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input_2 &lt;= </w:t>
      </w:r>
      <w:proofErr w:type="spellStart"/>
      <w:r w:rsidRPr="001F104F">
        <w:rPr>
          <w:rFonts w:ascii="Times New Roman" w:hAnsi="Times New Roman" w:cs="Times New Roman"/>
        </w:rPr>
        <w:t>data_</w:t>
      </w:r>
      <w:proofErr w:type="gramStart"/>
      <w:r w:rsidRPr="001F104F">
        <w:rPr>
          <w:rFonts w:ascii="Times New Roman" w:hAnsi="Times New Roman" w:cs="Times New Roman"/>
        </w:rPr>
        <w:t>input</w:t>
      </w:r>
      <w:proofErr w:type="spellEnd"/>
      <w:r w:rsidRPr="001F104F">
        <w:rPr>
          <w:rFonts w:ascii="Times New Roman" w:hAnsi="Times New Roman" w:cs="Times New Roman"/>
        </w:rPr>
        <w:t>(</w:t>
      </w:r>
      <w:proofErr w:type="gramEnd"/>
      <w:r w:rsidRPr="001F104F">
        <w:rPr>
          <w:rFonts w:ascii="Times New Roman" w:hAnsi="Times New Roman" w:cs="Times New Roman"/>
        </w:rPr>
        <w:t xml:space="preserve">15 </w:t>
      </w:r>
      <w:proofErr w:type="spellStart"/>
      <w:r w:rsidRPr="001F104F">
        <w:rPr>
          <w:rFonts w:ascii="Times New Roman" w:hAnsi="Times New Roman" w:cs="Times New Roman"/>
        </w:rPr>
        <w:t>downto</w:t>
      </w:r>
      <w:proofErr w:type="spellEnd"/>
      <w:r w:rsidRPr="001F104F">
        <w:rPr>
          <w:rFonts w:ascii="Times New Roman" w:hAnsi="Times New Roman" w:cs="Times New Roman"/>
        </w:rPr>
        <w:t xml:space="preserve"> 8);</w:t>
      </w:r>
    </w:p>
    <w:p w14:paraId="129F750F"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coeff_1 &lt;= </w:t>
      </w:r>
      <w:proofErr w:type="spellStart"/>
      <w:r w:rsidRPr="001F104F">
        <w:rPr>
          <w:rFonts w:ascii="Times New Roman" w:hAnsi="Times New Roman" w:cs="Times New Roman"/>
        </w:rPr>
        <w:t>data_</w:t>
      </w:r>
      <w:proofErr w:type="gramStart"/>
      <w:r w:rsidRPr="001F104F">
        <w:rPr>
          <w:rFonts w:ascii="Times New Roman" w:hAnsi="Times New Roman" w:cs="Times New Roman"/>
        </w:rPr>
        <w:t>coeff</w:t>
      </w:r>
      <w:proofErr w:type="spellEnd"/>
      <w:r w:rsidRPr="001F104F">
        <w:rPr>
          <w:rFonts w:ascii="Times New Roman" w:hAnsi="Times New Roman" w:cs="Times New Roman"/>
        </w:rPr>
        <w:t>(</w:t>
      </w:r>
      <w:proofErr w:type="gramEnd"/>
      <w:r w:rsidRPr="001F104F">
        <w:rPr>
          <w:rFonts w:ascii="Times New Roman" w:hAnsi="Times New Roman" w:cs="Times New Roman"/>
        </w:rPr>
        <w:t xml:space="preserve">6 </w:t>
      </w:r>
      <w:proofErr w:type="spellStart"/>
      <w:r w:rsidRPr="001F104F">
        <w:rPr>
          <w:rFonts w:ascii="Times New Roman" w:hAnsi="Times New Roman" w:cs="Times New Roman"/>
        </w:rPr>
        <w:t>downto</w:t>
      </w:r>
      <w:proofErr w:type="spellEnd"/>
      <w:r w:rsidRPr="001F104F">
        <w:rPr>
          <w:rFonts w:ascii="Times New Roman" w:hAnsi="Times New Roman" w:cs="Times New Roman"/>
        </w:rPr>
        <w:t xml:space="preserve"> 0);--the </w:t>
      </w:r>
      <w:proofErr w:type="spellStart"/>
      <w:r w:rsidRPr="001F104F">
        <w:rPr>
          <w:rFonts w:ascii="Times New Roman" w:hAnsi="Times New Roman" w:cs="Times New Roman"/>
        </w:rPr>
        <w:t>coeff</w:t>
      </w:r>
      <w:proofErr w:type="spellEnd"/>
      <w:r w:rsidRPr="001F104F">
        <w:rPr>
          <w:rFonts w:ascii="Times New Roman" w:hAnsi="Times New Roman" w:cs="Times New Roman"/>
        </w:rPr>
        <w:t xml:space="preserve"> only has 7 bits</w:t>
      </w:r>
    </w:p>
    <w:p w14:paraId="0A5A8D41"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coeff_2 &lt;= </w:t>
      </w:r>
      <w:proofErr w:type="spellStart"/>
      <w:r w:rsidRPr="001F104F">
        <w:rPr>
          <w:rFonts w:ascii="Times New Roman" w:hAnsi="Times New Roman" w:cs="Times New Roman"/>
        </w:rPr>
        <w:t>data_</w:t>
      </w:r>
      <w:proofErr w:type="gramStart"/>
      <w:r w:rsidRPr="001F104F">
        <w:rPr>
          <w:rFonts w:ascii="Times New Roman" w:hAnsi="Times New Roman" w:cs="Times New Roman"/>
        </w:rPr>
        <w:t>coeff</w:t>
      </w:r>
      <w:proofErr w:type="spellEnd"/>
      <w:r w:rsidRPr="001F104F">
        <w:rPr>
          <w:rFonts w:ascii="Times New Roman" w:hAnsi="Times New Roman" w:cs="Times New Roman"/>
        </w:rPr>
        <w:t>(</w:t>
      </w:r>
      <w:proofErr w:type="gramEnd"/>
      <w:r w:rsidRPr="001F104F">
        <w:rPr>
          <w:rFonts w:ascii="Times New Roman" w:hAnsi="Times New Roman" w:cs="Times New Roman"/>
        </w:rPr>
        <w:t xml:space="preserve">14 </w:t>
      </w:r>
      <w:proofErr w:type="spellStart"/>
      <w:r w:rsidRPr="001F104F">
        <w:rPr>
          <w:rFonts w:ascii="Times New Roman" w:hAnsi="Times New Roman" w:cs="Times New Roman"/>
        </w:rPr>
        <w:t>downto</w:t>
      </w:r>
      <w:proofErr w:type="spellEnd"/>
      <w:r w:rsidRPr="001F104F">
        <w:rPr>
          <w:rFonts w:ascii="Times New Roman" w:hAnsi="Times New Roman" w:cs="Times New Roman"/>
        </w:rPr>
        <w:t xml:space="preserve"> 8);</w:t>
      </w:r>
    </w:p>
    <w:p w14:paraId="379B8BC4"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
    <w:p w14:paraId="654DA90E"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if counter_8 = "00" then </w:t>
      </w:r>
    </w:p>
    <w:p w14:paraId="6F5B6988"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roofErr w:type="spellStart"/>
      <w:r w:rsidRPr="001F104F">
        <w:rPr>
          <w:rFonts w:ascii="Times New Roman" w:hAnsi="Times New Roman" w:cs="Times New Roman"/>
        </w:rPr>
        <w:t>data_nxt</w:t>
      </w:r>
      <w:proofErr w:type="spellEnd"/>
      <w:r w:rsidRPr="001F104F">
        <w:rPr>
          <w:rFonts w:ascii="Times New Roman" w:hAnsi="Times New Roman" w:cs="Times New Roman"/>
        </w:rPr>
        <w:t xml:space="preserve"> &lt;= (others =&gt; '0'</w:t>
      </w:r>
      <w:proofErr w:type="gramStart"/>
      <w:r w:rsidRPr="001F104F">
        <w:rPr>
          <w:rFonts w:ascii="Times New Roman" w:hAnsi="Times New Roman" w:cs="Times New Roman"/>
        </w:rPr>
        <w:t>);</w:t>
      </w:r>
      <w:proofErr w:type="gramEnd"/>
    </w:p>
    <w:p w14:paraId="20EC7261"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else </w:t>
      </w:r>
    </w:p>
    <w:p w14:paraId="29ECC357"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roofErr w:type="spellStart"/>
      <w:r w:rsidRPr="001F104F">
        <w:rPr>
          <w:rFonts w:ascii="Times New Roman" w:hAnsi="Times New Roman" w:cs="Times New Roman"/>
        </w:rPr>
        <w:t>data_nxt</w:t>
      </w:r>
      <w:proofErr w:type="spellEnd"/>
      <w:r w:rsidRPr="001F104F">
        <w:rPr>
          <w:rFonts w:ascii="Times New Roman" w:hAnsi="Times New Roman" w:cs="Times New Roman"/>
        </w:rPr>
        <w:t xml:space="preserve"> &lt;= </w:t>
      </w:r>
      <w:proofErr w:type="gramStart"/>
      <w:r w:rsidRPr="001F104F">
        <w:rPr>
          <w:rFonts w:ascii="Times New Roman" w:hAnsi="Times New Roman" w:cs="Times New Roman"/>
        </w:rPr>
        <w:t>data;</w:t>
      </w:r>
      <w:proofErr w:type="gramEnd"/>
    </w:p>
    <w:p w14:paraId="7B0E9ABF"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end </w:t>
      </w:r>
      <w:proofErr w:type="gramStart"/>
      <w:r w:rsidRPr="001F104F">
        <w:rPr>
          <w:rFonts w:ascii="Times New Roman" w:hAnsi="Times New Roman" w:cs="Times New Roman"/>
        </w:rPr>
        <w:t>if;</w:t>
      </w:r>
      <w:proofErr w:type="gramEnd"/>
    </w:p>
    <w:p w14:paraId="7A538FCA"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counter_8_nxt &lt;= counter_</w:t>
      </w:r>
      <w:proofErr w:type="gramStart"/>
      <w:r w:rsidRPr="001F104F">
        <w:rPr>
          <w:rFonts w:ascii="Times New Roman" w:hAnsi="Times New Roman" w:cs="Times New Roman"/>
        </w:rPr>
        <w:t>8;</w:t>
      </w:r>
      <w:proofErr w:type="gramEnd"/>
    </w:p>
    <w:p w14:paraId="72C022B4"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counter_14_nxt &lt;= counter_</w:t>
      </w:r>
      <w:proofErr w:type="gramStart"/>
      <w:r w:rsidRPr="001F104F">
        <w:rPr>
          <w:rFonts w:ascii="Times New Roman" w:hAnsi="Times New Roman" w:cs="Times New Roman"/>
        </w:rPr>
        <w:t>14;</w:t>
      </w:r>
      <w:proofErr w:type="gramEnd"/>
    </w:p>
    <w:p w14:paraId="50004A00"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roofErr w:type="spellStart"/>
      <w:r w:rsidRPr="001F104F">
        <w:rPr>
          <w:rFonts w:ascii="Times New Roman" w:hAnsi="Times New Roman" w:cs="Times New Roman"/>
        </w:rPr>
        <w:t>state_nxt</w:t>
      </w:r>
      <w:proofErr w:type="spellEnd"/>
      <w:r w:rsidRPr="001F104F">
        <w:rPr>
          <w:rFonts w:ascii="Times New Roman" w:hAnsi="Times New Roman" w:cs="Times New Roman"/>
        </w:rPr>
        <w:t xml:space="preserve"> &lt;= </w:t>
      </w:r>
      <w:proofErr w:type="spellStart"/>
      <w:r w:rsidRPr="001F104F">
        <w:rPr>
          <w:rFonts w:ascii="Times New Roman" w:hAnsi="Times New Roman" w:cs="Times New Roman"/>
        </w:rPr>
        <w:t>s_</w:t>
      </w:r>
      <w:proofErr w:type="gramStart"/>
      <w:r w:rsidRPr="001F104F">
        <w:rPr>
          <w:rFonts w:ascii="Times New Roman" w:hAnsi="Times New Roman" w:cs="Times New Roman"/>
        </w:rPr>
        <w:t>add</w:t>
      </w:r>
      <w:proofErr w:type="spellEnd"/>
      <w:r w:rsidRPr="001F104F">
        <w:rPr>
          <w:rFonts w:ascii="Times New Roman" w:hAnsi="Times New Roman" w:cs="Times New Roman"/>
        </w:rPr>
        <w:t>;</w:t>
      </w:r>
      <w:proofErr w:type="gramEnd"/>
    </w:p>
    <w:p w14:paraId="3623D085"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
    <w:p w14:paraId="17035516"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
    <w:p w14:paraId="75E3ED81"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when </w:t>
      </w:r>
      <w:proofErr w:type="spellStart"/>
      <w:r w:rsidRPr="001F104F">
        <w:rPr>
          <w:rFonts w:ascii="Times New Roman" w:hAnsi="Times New Roman" w:cs="Times New Roman"/>
        </w:rPr>
        <w:t>s_add</w:t>
      </w:r>
      <w:proofErr w:type="spellEnd"/>
      <w:r w:rsidRPr="001F104F">
        <w:rPr>
          <w:rFonts w:ascii="Times New Roman" w:hAnsi="Times New Roman" w:cs="Times New Roman"/>
        </w:rPr>
        <w:t xml:space="preserve"> =&gt; </w:t>
      </w:r>
    </w:p>
    <w:p w14:paraId="441B56C3"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roofErr w:type="spellStart"/>
      <w:r w:rsidRPr="001F104F">
        <w:rPr>
          <w:rFonts w:ascii="Times New Roman" w:hAnsi="Times New Roman" w:cs="Times New Roman"/>
        </w:rPr>
        <w:t>data_nxt</w:t>
      </w:r>
      <w:proofErr w:type="spellEnd"/>
      <w:r w:rsidRPr="001F104F">
        <w:rPr>
          <w:rFonts w:ascii="Times New Roman" w:hAnsi="Times New Roman" w:cs="Times New Roman"/>
        </w:rPr>
        <w:t xml:space="preserve"> &lt;= result_1 + result_2 + </w:t>
      </w:r>
      <w:proofErr w:type="gramStart"/>
      <w:r w:rsidRPr="001F104F">
        <w:rPr>
          <w:rFonts w:ascii="Times New Roman" w:hAnsi="Times New Roman" w:cs="Times New Roman"/>
        </w:rPr>
        <w:t>data;</w:t>
      </w:r>
      <w:proofErr w:type="gramEnd"/>
    </w:p>
    <w:p w14:paraId="67DC5C11"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input_1 &lt;= </w:t>
      </w:r>
      <w:proofErr w:type="spellStart"/>
      <w:r w:rsidRPr="001F104F">
        <w:rPr>
          <w:rFonts w:ascii="Times New Roman" w:hAnsi="Times New Roman" w:cs="Times New Roman"/>
        </w:rPr>
        <w:t>data_</w:t>
      </w:r>
      <w:proofErr w:type="gramStart"/>
      <w:r w:rsidRPr="001F104F">
        <w:rPr>
          <w:rFonts w:ascii="Times New Roman" w:hAnsi="Times New Roman" w:cs="Times New Roman"/>
        </w:rPr>
        <w:t>input</w:t>
      </w:r>
      <w:proofErr w:type="spellEnd"/>
      <w:r w:rsidRPr="001F104F">
        <w:rPr>
          <w:rFonts w:ascii="Times New Roman" w:hAnsi="Times New Roman" w:cs="Times New Roman"/>
        </w:rPr>
        <w:t>(</w:t>
      </w:r>
      <w:proofErr w:type="gramEnd"/>
      <w:r w:rsidRPr="001F104F">
        <w:rPr>
          <w:rFonts w:ascii="Times New Roman" w:hAnsi="Times New Roman" w:cs="Times New Roman"/>
        </w:rPr>
        <w:t xml:space="preserve">7 </w:t>
      </w:r>
      <w:proofErr w:type="spellStart"/>
      <w:r w:rsidRPr="001F104F">
        <w:rPr>
          <w:rFonts w:ascii="Times New Roman" w:hAnsi="Times New Roman" w:cs="Times New Roman"/>
        </w:rPr>
        <w:t>downto</w:t>
      </w:r>
      <w:proofErr w:type="spellEnd"/>
      <w:r w:rsidRPr="001F104F">
        <w:rPr>
          <w:rFonts w:ascii="Times New Roman" w:hAnsi="Times New Roman" w:cs="Times New Roman"/>
        </w:rPr>
        <w:t xml:space="preserve"> 0);--the input has 8 bits</w:t>
      </w:r>
    </w:p>
    <w:p w14:paraId="0BC4E13B"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input_2 &lt;= </w:t>
      </w:r>
      <w:proofErr w:type="spellStart"/>
      <w:r w:rsidRPr="001F104F">
        <w:rPr>
          <w:rFonts w:ascii="Times New Roman" w:hAnsi="Times New Roman" w:cs="Times New Roman"/>
        </w:rPr>
        <w:t>data_</w:t>
      </w:r>
      <w:proofErr w:type="gramStart"/>
      <w:r w:rsidRPr="001F104F">
        <w:rPr>
          <w:rFonts w:ascii="Times New Roman" w:hAnsi="Times New Roman" w:cs="Times New Roman"/>
        </w:rPr>
        <w:t>input</w:t>
      </w:r>
      <w:proofErr w:type="spellEnd"/>
      <w:r w:rsidRPr="001F104F">
        <w:rPr>
          <w:rFonts w:ascii="Times New Roman" w:hAnsi="Times New Roman" w:cs="Times New Roman"/>
        </w:rPr>
        <w:t>(</w:t>
      </w:r>
      <w:proofErr w:type="gramEnd"/>
      <w:r w:rsidRPr="001F104F">
        <w:rPr>
          <w:rFonts w:ascii="Times New Roman" w:hAnsi="Times New Roman" w:cs="Times New Roman"/>
        </w:rPr>
        <w:t xml:space="preserve">15 </w:t>
      </w:r>
      <w:proofErr w:type="spellStart"/>
      <w:r w:rsidRPr="001F104F">
        <w:rPr>
          <w:rFonts w:ascii="Times New Roman" w:hAnsi="Times New Roman" w:cs="Times New Roman"/>
        </w:rPr>
        <w:t>downto</w:t>
      </w:r>
      <w:proofErr w:type="spellEnd"/>
      <w:r w:rsidRPr="001F104F">
        <w:rPr>
          <w:rFonts w:ascii="Times New Roman" w:hAnsi="Times New Roman" w:cs="Times New Roman"/>
        </w:rPr>
        <w:t xml:space="preserve"> 8);</w:t>
      </w:r>
    </w:p>
    <w:p w14:paraId="1B013AE0"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coeff_1 &lt;= </w:t>
      </w:r>
      <w:proofErr w:type="spellStart"/>
      <w:r w:rsidRPr="001F104F">
        <w:rPr>
          <w:rFonts w:ascii="Times New Roman" w:hAnsi="Times New Roman" w:cs="Times New Roman"/>
        </w:rPr>
        <w:t>data_</w:t>
      </w:r>
      <w:proofErr w:type="gramStart"/>
      <w:r w:rsidRPr="001F104F">
        <w:rPr>
          <w:rFonts w:ascii="Times New Roman" w:hAnsi="Times New Roman" w:cs="Times New Roman"/>
        </w:rPr>
        <w:t>coeff</w:t>
      </w:r>
      <w:proofErr w:type="spellEnd"/>
      <w:r w:rsidRPr="001F104F">
        <w:rPr>
          <w:rFonts w:ascii="Times New Roman" w:hAnsi="Times New Roman" w:cs="Times New Roman"/>
        </w:rPr>
        <w:t>(</w:t>
      </w:r>
      <w:proofErr w:type="gramEnd"/>
      <w:r w:rsidRPr="001F104F">
        <w:rPr>
          <w:rFonts w:ascii="Times New Roman" w:hAnsi="Times New Roman" w:cs="Times New Roman"/>
        </w:rPr>
        <w:t xml:space="preserve">6 </w:t>
      </w:r>
      <w:proofErr w:type="spellStart"/>
      <w:r w:rsidRPr="001F104F">
        <w:rPr>
          <w:rFonts w:ascii="Times New Roman" w:hAnsi="Times New Roman" w:cs="Times New Roman"/>
        </w:rPr>
        <w:t>downto</w:t>
      </w:r>
      <w:proofErr w:type="spellEnd"/>
      <w:r w:rsidRPr="001F104F">
        <w:rPr>
          <w:rFonts w:ascii="Times New Roman" w:hAnsi="Times New Roman" w:cs="Times New Roman"/>
        </w:rPr>
        <w:t xml:space="preserve"> 0);--the </w:t>
      </w:r>
      <w:proofErr w:type="spellStart"/>
      <w:r w:rsidRPr="001F104F">
        <w:rPr>
          <w:rFonts w:ascii="Times New Roman" w:hAnsi="Times New Roman" w:cs="Times New Roman"/>
        </w:rPr>
        <w:t>coeff</w:t>
      </w:r>
      <w:proofErr w:type="spellEnd"/>
      <w:r w:rsidRPr="001F104F">
        <w:rPr>
          <w:rFonts w:ascii="Times New Roman" w:hAnsi="Times New Roman" w:cs="Times New Roman"/>
        </w:rPr>
        <w:t xml:space="preserve"> only has 7 bits</w:t>
      </w:r>
    </w:p>
    <w:p w14:paraId="508E27DE" w14:textId="47E902E2"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coeff_2 &lt;= </w:t>
      </w:r>
      <w:proofErr w:type="spellStart"/>
      <w:r w:rsidRPr="001F104F">
        <w:rPr>
          <w:rFonts w:ascii="Times New Roman" w:hAnsi="Times New Roman" w:cs="Times New Roman"/>
        </w:rPr>
        <w:t>data_</w:t>
      </w:r>
      <w:proofErr w:type="gramStart"/>
      <w:r w:rsidRPr="001F104F">
        <w:rPr>
          <w:rFonts w:ascii="Times New Roman" w:hAnsi="Times New Roman" w:cs="Times New Roman"/>
        </w:rPr>
        <w:t>coeff</w:t>
      </w:r>
      <w:proofErr w:type="spellEnd"/>
      <w:r w:rsidRPr="001F104F">
        <w:rPr>
          <w:rFonts w:ascii="Times New Roman" w:hAnsi="Times New Roman" w:cs="Times New Roman"/>
        </w:rPr>
        <w:t>(</w:t>
      </w:r>
      <w:proofErr w:type="gramEnd"/>
      <w:r w:rsidRPr="001F104F">
        <w:rPr>
          <w:rFonts w:ascii="Times New Roman" w:hAnsi="Times New Roman" w:cs="Times New Roman"/>
        </w:rPr>
        <w:t xml:space="preserve">14 </w:t>
      </w:r>
      <w:proofErr w:type="spellStart"/>
      <w:r w:rsidRPr="001F104F">
        <w:rPr>
          <w:rFonts w:ascii="Times New Roman" w:hAnsi="Times New Roman" w:cs="Times New Roman"/>
        </w:rPr>
        <w:t>downto</w:t>
      </w:r>
      <w:proofErr w:type="spellEnd"/>
      <w:r w:rsidRPr="001F104F">
        <w:rPr>
          <w:rFonts w:ascii="Times New Roman" w:hAnsi="Times New Roman" w:cs="Times New Roman"/>
        </w:rPr>
        <w:t xml:space="preserve"> 8);</w:t>
      </w:r>
    </w:p>
    <w:p w14:paraId="789C60B6"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
    <w:p w14:paraId="223729FE"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if counter_8 = "11" then </w:t>
      </w:r>
    </w:p>
    <w:p w14:paraId="3952C320"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counter_8_nxt &lt;= (others =&gt; '0'</w:t>
      </w:r>
      <w:proofErr w:type="gramStart"/>
      <w:r w:rsidRPr="001F104F">
        <w:rPr>
          <w:rFonts w:ascii="Times New Roman" w:hAnsi="Times New Roman" w:cs="Times New Roman"/>
        </w:rPr>
        <w:t>);</w:t>
      </w:r>
      <w:proofErr w:type="gramEnd"/>
    </w:p>
    <w:p w14:paraId="371471E6"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roofErr w:type="spellStart"/>
      <w:r w:rsidRPr="001F104F">
        <w:rPr>
          <w:rFonts w:ascii="Times New Roman" w:hAnsi="Times New Roman" w:cs="Times New Roman"/>
        </w:rPr>
        <w:t>store_nxt</w:t>
      </w:r>
      <w:proofErr w:type="spellEnd"/>
      <w:r w:rsidRPr="001F104F">
        <w:rPr>
          <w:rFonts w:ascii="Times New Roman" w:hAnsi="Times New Roman" w:cs="Times New Roman"/>
        </w:rPr>
        <w:t xml:space="preserve"> &lt;= "1</w:t>
      </w:r>
      <w:proofErr w:type="gramStart"/>
      <w:r w:rsidRPr="001F104F">
        <w:rPr>
          <w:rFonts w:ascii="Times New Roman" w:hAnsi="Times New Roman" w:cs="Times New Roman"/>
        </w:rPr>
        <w:t>";--</w:t>
      </w:r>
      <w:proofErr w:type="gramEnd"/>
      <w:r w:rsidRPr="001F104F">
        <w:rPr>
          <w:rFonts w:ascii="Times New Roman" w:hAnsi="Times New Roman" w:cs="Times New Roman"/>
        </w:rPr>
        <w:t xml:space="preserve">signal to store </w:t>
      </w:r>
    </w:p>
    <w:p w14:paraId="26626524"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if counter_14 = "1101" then </w:t>
      </w:r>
    </w:p>
    <w:p w14:paraId="27CECEBA"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counter_14_nxt &lt;= (others =&gt; '0'</w:t>
      </w:r>
      <w:proofErr w:type="gramStart"/>
      <w:r w:rsidRPr="001F104F">
        <w:rPr>
          <w:rFonts w:ascii="Times New Roman" w:hAnsi="Times New Roman" w:cs="Times New Roman"/>
        </w:rPr>
        <w:t>);</w:t>
      </w:r>
      <w:proofErr w:type="gramEnd"/>
    </w:p>
    <w:p w14:paraId="43DD7556"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roofErr w:type="spellStart"/>
      <w:r w:rsidRPr="001F104F">
        <w:rPr>
          <w:rFonts w:ascii="Times New Roman" w:hAnsi="Times New Roman" w:cs="Times New Roman"/>
        </w:rPr>
        <w:t>state_nxt</w:t>
      </w:r>
      <w:proofErr w:type="spellEnd"/>
      <w:r w:rsidRPr="001F104F">
        <w:rPr>
          <w:rFonts w:ascii="Times New Roman" w:hAnsi="Times New Roman" w:cs="Times New Roman"/>
        </w:rPr>
        <w:t xml:space="preserve"> &lt;= </w:t>
      </w:r>
      <w:proofErr w:type="spellStart"/>
      <w:r w:rsidRPr="001F104F">
        <w:rPr>
          <w:rFonts w:ascii="Times New Roman" w:hAnsi="Times New Roman" w:cs="Times New Roman"/>
        </w:rPr>
        <w:t>s_</w:t>
      </w:r>
      <w:proofErr w:type="gramStart"/>
      <w:r w:rsidRPr="001F104F">
        <w:rPr>
          <w:rFonts w:ascii="Times New Roman" w:hAnsi="Times New Roman" w:cs="Times New Roman"/>
        </w:rPr>
        <w:t>send</w:t>
      </w:r>
      <w:proofErr w:type="spellEnd"/>
      <w:r w:rsidRPr="001F104F">
        <w:rPr>
          <w:rFonts w:ascii="Times New Roman" w:hAnsi="Times New Roman" w:cs="Times New Roman"/>
        </w:rPr>
        <w:t>;</w:t>
      </w:r>
      <w:proofErr w:type="gramEnd"/>
      <w:r w:rsidRPr="001F104F">
        <w:rPr>
          <w:rFonts w:ascii="Times New Roman" w:hAnsi="Times New Roman" w:cs="Times New Roman"/>
        </w:rPr>
        <w:t xml:space="preserve"> </w:t>
      </w:r>
    </w:p>
    <w:p w14:paraId="21EB2DD3"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else </w:t>
      </w:r>
    </w:p>
    <w:p w14:paraId="5649B95D"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counter_14_nxt &lt;= counter_14 + </w:t>
      </w:r>
      <w:proofErr w:type="gramStart"/>
      <w:r w:rsidRPr="001F104F">
        <w:rPr>
          <w:rFonts w:ascii="Times New Roman" w:hAnsi="Times New Roman" w:cs="Times New Roman"/>
        </w:rPr>
        <w:t>1;</w:t>
      </w:r>
      <w:proofErr w:type="gramEnd"/>
    </w:p>
    <w:p w14:paraId="65590A16"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roofErr w:type="spellStart"/>
      <w:r w:rsidRPr="001F104F">
        <w:rPr>
          <w:rFonts w:ascii="Times New Roman" w:hAnsi="Times New Roman" w:cs="Times New Roman"/>
        </w:rPr>
        <w:t>state_nxt</w:t>
      </w:r>
      <w:proofErr w:type="spellEnd"/>
      <w:r w:rsidRPr="001F104F">
        <w:rPr>
          <w:rFonts w:ascii="Times New Roman" w:hAnsi="Times New Roman" w:cs="Times New Roman"/>
        </w:rPr>
        <w:t xml:space="preserve"> &lt;= </w:t>
      </w:r>
      <w:proofErr w:type="spellStart"/>
      <w:r w:rsidRPr="001F104F">
        <w:rPr>
          <w:rFonts w:ascii="Times New Roman" w:hAnsi="Times New Roman" w:cs="Times New Roman"/>
        </w:rPr>
        <w:t>s_</w:t>
      </w:r>
      <w:proofErr w:type="gramStart"/>
      <w:r w:rsidRPr="001F104F">
        <w:rPr>
          <w:rFonts w:ascii="Times New Roman" w:hAnsi="Times New Roman" w:cs="Times New Roman"/>
        </w:rPr>
        <w:t>multi</w:t>
      </w:r>
      <w:proofErr w:type="spellEnd"/>
      <w:r w:rsidRPr="001F104F">
        <w:rPr>
          <w:rFonts w:ascii="Times New Roman" w:hAnsi="Times New Roman" w:cs="Times New Roman"/>
        </w:rPr>
        <w:t>;</w:t>
      </w:r>
      <w:proofErr w:type="gramEnd"/>
    </w:p>
    <w:p w14:paraId="23E4DE03"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end </w:t>
      </w:r>
      <w:proofErr w:type="gramStart"/>
      <w:r w:rsidRPr="001F104F">
        <w:rPr>
          <w:rFonts w:ascii="Times New Roman" w:hAnsi="Times New Roman" w:cs="Times New Roman"/>
        </w:rPr>
        <w:t>if;</w:t>
      </w:r>
      <w:proofErr w:type="gramEnd"/>
    </w:p>
    <w:p w14:paraId="1E25E1C6"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
    <w:p w14:paraId="2E5323C0"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else </w:t>
      </w:r>
    </w:p>
    <w:p w14:paraId="468F46C7"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lastRenderedPageBreak/>
        <w:t xml:space="preserve">                </w:t>
      </w:r>
      <w:proofErr w:type="spellStart"/>
      <w:r w:rsidRPr="001F104F">
        <w:rPr>
          <w:rFonts w:ascii="Times New Roman" w:hAnsi="Times New Roman" w:cs="Times New Roman"/>
        </w:rPr>
        <w:t>store_nxt</w:t>
      </w:r>
      <w:proofErr w:type="spellEnd"/>
      <w:r w:rsidRPr="001F104F">
        <w:rPr>
          <w:rFonts w:ascii="Times New Roman" w:hAnsi="Times New Roman" w:cs="Times New Roman"/>
        </w:rPr>
        <w:t xml:space="preserve"> &lt;= "0</w:t>
      </w:r>
      <w:proofErr w:type="gramStart"/>
      <w:r w:rsidRPr="001F104F">
        <w:rPr>
          <w:rFonts w:ascii="Times New Roman" w:hAnsi="Times New Roman" w:cs="Times New Roman"/>
        </w:rPr>
        <w:t>";--</w:t>
      </w:r>
      <w:proofErr w:type="gramEnd"/>
      <w:r w:rsidRPr="001F104F">
        <w:rPr>
          <w:rFonts w:ascii="Times New Roman" w:hAnsi="Times New Roman" w:cs="Times New Roman"/>
        </w:rPr>
        <w:t>signal to store</w:t>
      </w:r>
    </w:p>
    <w:p w14:paraId="019B2BD2"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counter_14_nxt &lt;= counter_</w:t>
      </w:r>
      <w:proofErr w:type="gramStart"/>
      <w:r w:rsidRPr="001F104F">
        <w:rPr>
          <w:rFonts w:ascii="Times New Roman" w:hAnsi="Times New Roman" w:cs="Times New Roman"/>
        </w:rPr>
        <w:t>14;</w:t>
      </w:r>
      <w:proofErr w:type="gramEnd"/>
      <w:r w:rsidRPr="001F104F">
        <w:rPr>
          <w:rFonts w:ascii="Times New Roman" w:hAnsi="Times New Roman" w:cs="Times New Roman"/>
        </w:rPr>
        <w:t xml:space="preserve"> </w:t>
      </w:r>
    </w:p>
    <w:p w14:paraId="38ECBD81"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counter_8_nxt &lt;= counter_8 + </w:t>
      </w:r>
      <w:proofErr w:type="gramStart"/>
      <w:r w:rsidRPr="001F104F">
        <w:rPr>
          <w:rFonts w:ascii="Times New Roman" w:hAnsi="Times New Roman" w:cs="Times New Roman"/>
        </w:rPr>
        <w:t>1;</w:t>
      </w:r>
      <w:proofErr w:type="gramEnd"/>
    </w:p>
    <w:p w14:paraId="6D2EC9C4"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roofErr w:type="spellStart"/>
      <w:r w:rsidRPr="001F104F">
        <w:rPr>
          <w:rFonts w:ascii="Times New Roman" w:hAnsi="Times New Roman" w:cs="Times New Roman"/>
        </w:rPr>
        <w:t>state_nxt</w:t>
      </w:r>
      <w:proofErr w:type="spellEnd"/>
      <w:r w:rsidRPr="001F104F">
        <w:rPr>
          <w:rFonts w:ascii="Times New Roman" w:hAnsi="Times New Roman" w:cs="Times New Roman"/>
        </w:rPr>
        <w:t xml:space="preserve"> &lt;= </w:t>
      </w:r>
      <w:proofErr w:type="spellStart"/>
      <w:r w:rsidRPr="001F104F">
        <w:rPr>
          <w:rFonts w:ascii="Times New Roman" w:hAnsi="Times New Roman" w:cs="Times New Roman"/>
        </w:rPr>
        <w:t>s_</w:t>
      </w:r>
      <w:proofErr w:type="gramStart"/>
      <w:r w:rsidRPr="001F104F">
        <w:rPr>
          <w:rFonts w:ascii="Times New Roman" w:hAnsi="Times New Roman" w:cs="Times New Roman"/>
        </w:rPr>
        <w:t>multi</w:t>
      </w:r>
      <w:proofErr w:type="spellEnd"/>
      <w:r w:rsidRPr="001F104F">
        <w:rPr>
          <w:rFonts w:ascii="Times New Roman" w:hAnsi="Times New Roman" w:cs="Times New Roman"/>
        </w:rPr>
        <w:t>;</w:t>
      </w:r>
      <w:proofErr w:type="gramEnd"/>
      <w:r w:rsidRPr="001F104F">
        <w:rPr>
          <w:rFonts w:ascii="Times New Roman" w:hAnsi="Times New Roman" w:cs="Times New Roman"/>
        </w:rPr>
        <w:t xml:space="preserve"> </w:t>
      </w:r>
    </w:p>
    <w:p w14:paraId="7AB6A9D3" w14:textId="66E223A6"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end </w:t>
      </w:r>
      <w:proofErr w:type="gramStart"/>
      <w:r w:rsidRPr="001F104F">
        <w:rPr>
          <w:rFonts w:ascii="Times New Roman" w:hAnsi="Times New Roman" w:cs="Times New Roman"/>
        </w:rPr>
        <w:t>if;</w:t>
      </w:r>
      <w:proofErr w:type="gramEnd"/>
    </w:p>
    <w:p w14:paraId="4C9DF58B"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
    <w:p w14:paraId="62E1B2EE"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when </w:t>
      </w:r>
      <w:proofErr w:type="spellStart"/>
      <w:r w:rsidRPr="001F104F">
        <w:rPr>
          <w:rFonts w:ascii="Times New Roman" w:hAnsi="Times New Roman" w:cs="Times New Roman"/>
        </w:rPr>
        <w:t>s_send</w:t>
      </w:r>
      <w:proofErr w:type="spellEnd"/>
      <w:r w:rsidRPr="001F104F">
        <w:rPr>
          <w:rFonts w:ascii="Times New Roman" w:hAnsi="Times New Roman" w:cs="Times New Roman"/>
        </w:rPr>
        <w:t xml:space="preserve"> =&gt; </w:t>
      </w:r>
    </w:p>
    <w:p w14:paraId="079A41B6"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roofErr w:type="spellStart"/>
      <w:r w:rsidRPr="001F104F">
        <w:rPr>
          <w:rFonts w:ascii="Times New Roman" w:hAnsi="Times New Roman" w:cs="Times New Roman"/>
        </w:rPr>
        <w:t>multi_done</w:t>
      </w:r>
      <w:proofErr w:type="spellEnd"/>
      <w:r w:rsidRPr="001F104F">
        <w:rPr>
          <w:rFonts w:ascii="Times New Roman" w:hAnsi="Times New Roman" w:cs="Times New Roman"/>
        </w:rPr>
        <w:t xml:space="preserve"> &lt;= '1</w:t>
      </w:r>
      <w:proofErr w:type="gramStart"/>
      <w:r w:rsidRPr="001F104F">
        <w:rPr>
          <w:rFonts w:ascii="Times New Roman" w:hAnsi="Times New Roman" w:cs="Times New Roman"/>
        </w:rPr>
        <w:t>';--</w:t>
      </w:r>
      <w:proofErr w:type="gramEnd"/>
      <w:r w:rsidRPr="001F104F">
        <w:rPr>
          <w:rFonts w:ascii="Times New Roman" w:hAnsi="Times New Roman" w:cs="Times New Roman"/>
        </w:rPr>
        <w:t xml:space="preserve">feedback to controller &amp; average </w:t>
      </w:r>
    </w:p>
    <w:p w14:paraId="0C086FA0" w14:textId="6D1A43D5"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roofErr w:type="spellStart"/>
      <w:r w:rsidRPr="001F104F">
        <w:rPr>
          <w:rFonts w:ascii="Times New Roman" w:hAnsi="Times New Roman" w:cs="Times New Roman"/>
        </w:rPr>
        <w:t>state_nxt</w:t>
      </w:r>
      <w:proofErr w:type="spellEnd"/>
      <w:r w:rsidRPr="001F104F">
        <w:rPr>
          <w:rFonts w:ascii="Times New Roman" w:hAnsi="Times New Roman" w:cs="Times New Roman"/>
        </w:rPr>
        <w:t xml:space="preserve"> &lt;= </w:t>
      </w:r>
      <w:proofErr w:type="spellStart"/>
      <w:r w:rsidRPr="001F104F">
        <w:rPr>
          <w:rFonts w:ascii="Times New Roman" w:hAnsi="Times New Roman" w:cs="Times New Roman"/>
        </w:rPr>
        <w:t>s_</w:t>
      </w:r>
      <w:proofErr w:type="gramStart"/>
      <w:r w:rsidRPr="001F104F">
        <w:rPr>
          <w:rFonts w:ascii="Times New Roman" w:hAnsi="Times New Roman" w:cs="Times New Roman"/>
        </w:rPr>
        <w:t>initial</w:t>
      </w:r>
      <w:proofErr w:type="spellEnd"/>
      <w:r w:rsidRPr="001F104F">
        <w:rPr>
          <w:rFonts w:ascii="Times New Roman" w:hAnsi="Times New Roman" w:cs="Times New Roman"/>
        </w:rPr>
        <w:t>;</w:t>
      </w:r>
      <w:proofErr w:type="gramEnd"/>
    </w:p>
    <w:p w14:paraId="3AAEFB22"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
    <w:p w14:paraId="65E50F0E"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end </w:t>
      </w:r>
      <w:proofErr w:type="gramStart"/>
      <w:r w:rsidRPr="001F104F">
        <w:rPr>
          <w:rFonts w:ascii="Times New Roman" w:hAnsi="Times New Roman" w:cs="Times New Roman"/>
        </w:rPr>
        <w:t>case;</w:t>
      </w:r>
      <w:proofErr w:type="gramEnd"/>
    </w:p>
    <w:p w14:paraId="7A3BAFCE" w14:textId="77777777" w:rsidR="001F104F" w:rsidRPr="001F104F" w:rsidRDefault="001F104F" w:rsidP="003632B7">
      <w:pPr>
        <w:spacing w:line="240" w:lineRule="auto"/>
        <w:rPr>
          <w:rFonts w:ascii="Times New Roman" w:hAnsi="Times New Roman" w:cs="Times New Roman"/>
        </w:rPr>
      </w:pPr>
    </w:p>
    <w:p w14:paraId="5ED4587C"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end </w:t>
      </w:r>
      <w:proofErr w:type="gramStart"/>
      <w:r w:rsidRPr="001F104F">
        <w:rPr>
          <w:rFonts w:ascii="Times New Roman" w:hAnsi="Times New Roman" w:cs="Times New Roman"/>
        </w:rPr>
        <w:t>process;</w:t>
      </w:r>
      <w:proofErr w:type="gramEnd"/>
    </w:p>
    <w:p w14:paraId="1353878F" w14:textId="77777777" w:rsidR="001F104F" w:rsidRPr="001F104F" w:rsidRDefault="001F104F" w:rsidP="003632B7">
      <w:pPr>
        <w:spacing w:line="240" w:lineRule="auto"/>
        <w:rPr>
          <w:rFonts w:ascii="Times New Roman" w:hAnsi="Times New Roman" w:cs="Times New Roman"/>
        </w:rPr>
      </w:pPr>
    </w:p>
    <w:p w14:paraId="06842BC1"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--Computing part with two multipliers-----------------------</w:t>
      </w:r>
    </w:p>
    <w:p w14:paraId="6E412E70"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result_1 &lt;= input_1 * coeff_1 + "000000000000000000"; --to make they have the same digits</w:t>
      </w:r>
    </w:p>
    <w:p w14:paraId="6094DC70" w14:textId="093C39A3"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result_2 &lt;= input_2 * coeff_2 + "000000000000000000</w:t>
      </w:r>
      <w:proofErr w:type="gramStart"/>
      <w:r w:rsidRPr="001F104F">
        <w:rPr>
          <w:rFonts w:ascii="Times New Roman" w:hAnsi="Times New Roman" w:cs="Times New Roman"/>
        </w:rPr>
        <w:t>";</w:t>
      </w:r>
      <w:proofErr w:type="gramEnd"/>
    </w:p>
    <w:p w14:paraId="49D9A7A1"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--Send data-------------------------------------------------</w:t>
      </w:r>
    </w:p>
    <w:p w14:paraId="3E009764" w14:textId="77777777" w:rsidR="001F104F" w:rsidRPr="001F104F" w:rsidRDefault="001F104F" w:rsidP="003632B7">
      <w:pPr>
        <w:spacing w:line="240" w:lineRule="auto"/>
        <w:rPr>
          <w:rFonts w:ascii="Times New Roman" w:hAnsi="Times New Roman" w:cs="Times New Roman"/>
        </w:rPr>
      </w:pPr>
      <w:proofErr w:type="spellStart"/>
      <w:r w:rsidRPr="001F104F">
        <w:rPr>
          <w:rFonts w:ascii="Times New Roman" w:hAnsi="Times New Roman" w:cs="Times New Roman"/>
        </w:rPr>
        <w:t>store_en</w:t>
      </w:r>
      <w:proofErr w:type="spellEnd"/>
      <w:r w:rsidRPr="001F104F">
        <w:rPr>
          <w:rFonts w:ascii="Times New Roman" w:hAnsi="Times New Roman" w:cs="Times New Roman"/>
        </w:rPr>
        <w:t xml:space="preserve"> &lt;= store(0);</w:t>
      </w:r>
    </w:p>
    <w:p w14:paraId="37BCB13E" w14:textId="77777777" w:rsidR="001F104F" w:rsidRPr="001F104F" w:rsidRDefault="001F104F" w:rsidP="003632B7">
      <w:pPr>
        <w:spacing w:line="240" w:lineRule="auto"/>
        <w:rPr>
          <w:rFonts w:ascii="Times New Roman" w:hAnsi="Times New Roman" w:cs="Times New Roman"/>
        </w:rPr>
      </w:pPr>
      <w:proofErr w:type="spellStart"/>
      <w:r w:rsidRPr="001F104F">
        <w:rPr>
          <w:rFonts w:ascii="Times New Roman" w:hAnsi="Times New Roman" w:cs="Times New Roman"/>
        </w:rPr>
        <w:t>max_en</w:t>
      </w:r>
      <w:proofErr w:type="spellEnd"/>
      <w:r w:rsidRPr="001F104F">
        <w:rPr>
          <w:rFonts w:ascii="Times New Roman" w:hAnsi="Times New Roman" w:cs="Times New Roman"/>
        </w:rPr>
        <w:t xml:space="preserve"> &lt;= store(0);</w:t>
      </w:r>
    </w:p>
    <w:p w14:paraId="5CE8702A" w14:textId="77777777" w:rsidR="001F104F" w:rsidRPr="001F104F" w:rsidRDefault="001F104F" w:rsidP="003632B7">
      <w:pPr>
        <w:spacing w:line="240" w:lineRule="auto"/>
        <w:rPr>
          <w:rFonts w:ascii="Times New Roman" w:hAnsi="Times New Roman" w:cs="Times New Roman"/>
        </w:rPr>
      </w:pPr>
      <w:proofErr w:type="spellStart"/>
      <w:r w:rsidRPr="001F104F">
        <w:rPr>
          <w:rFonts w:ascii="Times New Roman" w:hAnsi="Times New Roman" w:cs="Times New Roman"/>
        </w:rPr>
        <w:t>data_out</w:t>
      </w:r>
      <w:proofErr w:type="spellEnd"/>
      <w:r w:rsidRPr="001F104F">
        <w:rPr>
          <w:rFonts w:ascii="Times New Roman" w:hAnsi="Times New Roman" w:cs="Times New Roman"/>
        </w:rPr>
        <w:t xml:space="preserve"> &lt;= data when store = "1" else (others =&gt; '0');</w:t>
      </w:r>
    </w:p>
    <w:p w14:paraId="650399A4" w14:textId="77777777" w:rsidR="001F104F" w:rsidRPr="001F104F" w:rsidRDefault="001F104F" w:rsidP="003632B7">
      <w:pPr>
        <w:spacing w:line="240" w:lineRule="auto"/>
        <w:rPr>
          <w:rFonts w:ascii="Times New Roman" w:hAnsi="Times New Roman" w:cs="Times New Roman"/>
        </w:rPr>
      </w:pPr>
    </w:p>
    <w:p w14:paraId="562A172C"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--Flip Flop-------------------------------------------------</w:t>
      </w:r>
    </w:p>
    <w:p w14:paraId="27C7D0B9"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counter1: FF </w:t>
      </w:r>
    </w:p>
    <w:p w14:paraId="379F059A"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generic </w:t>
      </w:r>
      <w:proofErr w:type="gramStart"/>
      <w:r w:rsidRPr="001F104F">
        <w:rPr>
          <w:rFonts w:ascii="Times New Roman" w:hAnsi="Times New Roman" w:cs="Times New Roman"/>
        </w:rPr>
        <w:t>map(</w:t>
      </w:r>
      <w:proofErr w:type="gramEnd"/>
      <w:r w:rsidRPr="001F104F">
        <w:rPr>
          <w:rFonts w:ascii="Times New Roman" w:hAnsi="Times New Roman" w:cs="Times New Roman"/>
        </w:rPr>
        <w:t>N =&gt; 2)</w:t>
      </w:r>
    </w:p>
    <w:p w14:paraId="6AA6A7DB"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port </w:t>
      </w:r>
      <w:proofErr w:type="gramStart"/>
      <w:r w:rsidRPr="001F104F">
        <w:rPr>
          <w:rFonts w:ascii="Times New Roman" w:hAnsi="Times New Roman" w:cs="Times New Roman"/>
        </w:rPr>
        <w:t xml:space="preserve">map(  </w:t>
      </w:r>
      <w:proofErr w:type="gramEnd"/>
      <w:r w:rsidRPr="001F104F">
        <w:rPr>
          <w:rFonts w:ascii="Times New Roman" w:hAnsi="Times New Roman" w:cs="Times New Roman"/>
        </w:rPr>
        <w:t xml:space="preserve"> D     =&gt;counter_8_nxt,</w:t>
      </w:r>
    </w:p>
    <w:p w14:paraId="16825E45"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Q     =&gt;counter_8,</w:t>
      </w:r>
    </w:p>
    <w:p w14:paraId="22672B26"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roofErr w:type="spellStart"/>
      <w:r w:rsidRPr="001F104F">
        <w:rPr>
          <w:rFonts w:ascii="Times New Roman" w:hAnsi="Times New Roman" w:cs="Times New Roman"/>
        </w:rPr>
        <w:t>clk</w:t>
      </w:r>
      <w:proofErr w:type="spellEnd"/>
      <w:r w:rsidRPr="001F104F">
        <w:rPr>
          <w:rFonts w:ascii="Times New Roman" w:hAnsi="Times New Roman" w:cs="Times New Roman"/>
        </w:rPr>
        <w:t xml:space="preserve">     =&gt;</w:t>
      </w:r>
      <w:proofErr w:type="spellStart"/>
      <w:r w:rsidRPr="001F104F">
        <w:rPr>
          <w:rFonts w:ascii="Times New Roman" w:hAnsi="Times New Roman" w:cs="Times New Roman"/>
        </w:rPr>
        <w:t>clk</w:t>
      </w:r>
      <w:proofErr w:type="spellEnd"/>
      <w:r w:rsidRPr="001F104F">
        <w:rPr>
          <w:rFonts w:ascii="Times New Roman" w:hAnsi="Times New Roman" w:cs="Times New Roman"/>
        </w:rPr>
        <w:t>,</w:t>
      </w:r>
    </w:p>
    <w:p w14:paraId="6AEF1F7A"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reset   =&gt;reset</w:t>
      </w:r>
    </w:p>
    <w:p w14:paraId="729780E1"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
    <w:p w14:paraId="393837CB"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
    <w:p w14:paraId="3CC12A8F"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counter2: FF </w:t>
      </w:r>
    </w:p>
    <w:p w14:paraId="598A722F"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generic </w:t>
      </w:r>
      <w:proofErr w:type="gramStart"/>
      <w:r w:rsidRPr="001F104F">
        <w:rPr>
          <w:rFonts w:ascii="Times New Roman" w:hAnsi="Times New Roman" w:cs="Times New Roman"/>
        </w:rPr>
        <w:t>map(</w:t>
      </w:r>
      <w:proofErr w:type="gramEnd"/>
      <w:r w:rsidRPr="001F104F">
        <w:rPr>
          <w:rFonts w:ascii="Times New Roman" w:hAnsi="Times New Roman" w:cs="Times New Roman"/>
        </w:rPr>
        <w:t>N =&gt; 4)</w:t>
      </w:r>
    </w:p>
    <w:p w14:paraId="2F4B64CB"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port </w:t>
      </w:r>
      <w:proofErr w:type="gramStart"/>
      <w:r w:rsidRPr="001F104F">
        <w:rPr>
          <w:rFonts w:ascii="Times New Roman" w:hAnsi="Times New Roman" w:cs="Times New Roman"/>
        </w:rPr>
        <w:t xml:space="preserve">map(  </w:t>
      </w:r>
      <w:proofErr w:type="gramEnd"/>
      <w:r w:rsidRPr="001F104F">
        <w:rPr>
          <w:rFonts w:ascii="Times New Roman" w:hAnsi="Times New Roman" w:cs="Times New Roman"/>
        </w:rPr>
        <w:t xml:space="preserve"> D     =&gt;counter_14_nxt,</w:t>
      </w:r>
    </w:p>
    <w:p w14:paraId="7A6692EA"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Q     =&gt;counter_14,</w:t>
      </w:r>
    </w:p>
    <w:p w14:paraId="4C1F0CAC"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roofErr w:type="spellStart"/>
      <w:r w:rsidRPr="001F104F">
        <w:rPr>
          <w:rFonts w:ascii="Times New Roman" w:hAnsi="Times New Roman" w:cs="Times New Roman"/>
        </w:rPr>
        <w:t>clk</w:t>
      </w:r>
      <w:proofErr w:type="spellEnd"/>
      <w:r w:rsidRPr="001F104F">
        <w:rPr>
          <w:rFonts w:ascii="Times New Roman" w:hAnsi="Times New Roman" w:cs="Times New Roman"/>
        </w:rPr>
        <w:t xml:space="preserve">     =&gt;</w:t>
      </w:r>
      <w:proofErr w:type="spellStart"/>
      <w:r w:rsidRPr="001F104F">
        <w:rPr>
          <w:rFonts w:ascii="Times New Roman" w:hAnsi="Times New Roman" w:cs="Times New Roman"/>
        </w:rPr>
        <w:t>clk</w:t>
      </w:r>
      <w:proofErr w:type="spellEnd"/>
      <w:r w:rsidRPr="001F104F">
        <w:rPr>
          <w:rFonts w:ascii="Times New Roman" w:hAnsi="Times New Roman" w:cs="Times New Roman"/>
        </w:rPr>
        <w:t>,</w:t>
      </w:r>
    </w:p>
    <w:p w14:paraId="5E361174"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reset   =&gt;reset</w:t>
      </w:r>
    </w:p>
    <w:p w14:paraId="5B48695A"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
    <w:p w14:paraId="03FE9636" w14:textId="77777777" w:rsidR="001F104F" w:rsidRPr="001F104F" w:rsidRDefault="001F104F" w:rsidP="003632B7">
      <w:pPr>
        <w:spacing w:line="240" w:lineRule="auto"/>
        <w:rPr>
          <w:rFonts w:ascii="Times New Roman" w:hAnsi="Times New Roman" w:cs="Times New Roman"/>
        </w:rPr>
      </w:pPr>
    </w:p>
    <w:p w14:paraId="58D55A66"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counter3: FF </w:t>
      </w:r>
    </w:p>
    <w:p w14:paraId="0BF9F185"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generic </w:t>
      </w:r>
      <w:proofErr w:type="gramStart"/>
      <w:r w:rsidRPr="001F104F">
        <w:rPr>
          <w:rFonts w:ascii="Times New Roman" w:hAnsi="Times New Roman" w:cs="Times New Roman"/>
        </w:rPr>
        <w:t>map(</w:t>
      </w:r>
      <w:proofErr w:type="gramEnd"/>
      <w:r w:rsidRPr="001F104F">
        <w:rPr>
          <w:rFonts w:ascii="Times New Roman" w:hAnsi="Times New Roman" w:cs="Times New Roman"/>
        </w:rPr>
        <w:t>N =&gt; 3)</w:t>
      </w:r>
    </w:p>
    <w:p w14:paraId="0EB33577"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port </w:t>
      </w:r>
      <w:proofErr w:type="gramStart"/>
      <w:r w:rsidRPr="001F104F">
        <w:rPr>
          <w:rFonts w:ascii="Times New Roman" w:hAnsi="Times New Roman" w:cs="Times New Roman"/>
        </w:rPr>
        <w:t xml:space="preserve">map(  </w:t>
      </w:r>
      <w:proofErr w:type="gramEnd"/>
      <w:r w:rsidRPr="001F104F">
        <w:rPr>
          <w:rFonts w:ascii="Times New Roman" w:hAnsi="Times New Roman" w:cs="Times New Roman"/>
        </w:rPr>
        <w:t xml:space="preserve"> D     =&gt;counter_6_nxt,</w:t>
      </w:r>
    </w:p>
    <w:p w14:paraId="0C16C7E9"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Q     =&gt;counter_6,</w:t>
      </w:r>
    </w:p>
    <w:p w14:paraId="60FFF987"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lastRenderedPageBreak/>
        <w:t xml:space="preserve">            </w:t>
      </w:r>
      <w:proofErr w:type="spellStart"/>
      <w:r w:rsidRPr="001F104F">
        <w:rPr>
          <w:rFonts w:ascii="Times New Roman" w:hAnsi="Times New Roman" w:cs="Times New Roman"/>
        </w:rPr>
        <w:t>clk</w:t>
      </w:r>
      <w:proofErr w:type="spellEnd"/>
      <w:r w:rsidRPr="001F104F">
        <w:rPr>
          <w:rFonts w:ascii="Times New Roman" w:hAnsi="Times New Roman" w:cs="Times New Roman"/>
        </w:rPr>
        <w:t xml:space="preserve">     =&gt;</w:t>
      </w:r>
      <w:proofErr w:type="spellStart"/>
      <w:r w:rsidRPr="001F104F">
        <w:rPr>
          <w:rFonts w:ascii="Times New Roman" w:hAnsi="Times New Roman" w:cs="Times New Roman"/>
        </w:rPr>
        <w:t>clk</w:t>
      </w:r>
      <w:proofErr w:type="spellEnd"/>
      <w:r w:rsidRPr="001F104F">
        <w:rPr>
          <w:rFonts w:ascii="Times New Roman" w:hAnsi="Times New Roman" w:cs="Times New Roman"/>
        </w:rPr>
        <w:t>,</w:t>
      </w:r>
    </w:p>
    <w:p w14:paraId="57149F9C"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reset   =&gt;reset</w:t>
      </w:r>
    </w:p>
    <w:p w14:paraId="4D3C0F45"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
    <w:p w14:paraId="14229D9D" w14:textId="77777777" w:rsidR="001F104F" w:rsidRPr="001F104F" w:rsidRDefault="001F104F" w:rsidP="003632B7">
      <w:pPr>
        <w:spacing w:line="240" w:lineRule="auto"/>
        <w:rPr>
          <w:rFonts w:ascii="Times New Roman" w:hAnsi="Times New Roman" w:cs="Times New Roman"/>
        </w:rPr>
      </w:pPr>
    </w:p>
    <w:p w14:paraId="0F0557D2"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add: FF </w:t>
      </w:r>
    </w:p>
    <w:p w14:paraId="5B06C737"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generic </w:t>
      </w:r>
      <w:proofErr w:type="gramStart"/>
      <w:r w:rsidRPr="001F104F">
        <w:rPr>
          <w:rFonts w:ascii="Times New Roman" w:hAnsi="Times New Roman" w:cs="Times New Roman"/>
        </w:rPr>
        <w:t>map(</w:t>
      </w:r>
      <w:proofErr w:type="gramEnd"/>
      <w:r w:rsidRPr="001F104F">
        <w:rPr>
          <w:rFonts w:ascii="Times New Roman" w:hAnsi="Times New Roman" w:cs="Times New Roman"/>
        </w:rPr>
        <w:t>N =&gt; 18)</w:t>
      </w:r>
    </w:p>
    <w:p w14:paraId="2E155E1A"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port </w:t>
      </w:r>
      <w:proofErr w:type="gramStart"/>
      <w:r w:rsidRPr="001F104F">
        <w:rPr>
          <w:rFonts w:ascii="Times New Roman" w:hAnsi="Times New Roman" w:cs="Times New Roman"/>
        </w:rPr>
        <w:t xml:space="preserve">map(  </w:t>
      </w:r>
      <w:proofErr w:type="gramEnd"/>
      <w:r w:rsidRPr="001F104F">
        <w:rPr>
          <w:rFonts w:ascii="Times New Roman" w:hAnsi="Times New Roman" w:cs="Times New Roman"/>
        </w:rPr>
        <w:t xml:space="preserve"> D     =&gt;</w:t>
      </w:r>
      <w:proofErr w:type="spellStart"/>
      <w:r w:rsidRPr="001F104F">
        <w:rPr>
          <w:rFonts w:ascii="Times New Roman" w:hAnsi="Times New Roman" w:cs="Times New Roman"/>
        </w:rPr>
        <w:t>data_nxt</w:t>
      </w:r>
      <w:proofErr w:type="spellEnd"/>
      <w:r w:rsidRPr="001F104F">
        <w:rPr>
          <w:rFonts w:ascii="Times New Roman" w:hAnsi="Times New Roman" w:cs="Times New Roman"/>
        </w:rPr>
        <w:t>,</w:t>
      </w:r>
    </w:p>
    <w:p w14:paraId="04C7CC1D"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Q     =&gt;data,</w:t>
      </w:r>
    </w:p>
    <w:p w14:paraId="7FEE1EA4"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roofErr w:type="spellStart"/>
      <w:r w:rsidRPr="001F104F">
        <w:rPr>
          <w:rFonts w:ascii="Times New Roman" w:hAnsi="Times New Roman" w:cs="Times New Roman"/>
        </w:rPr>
        <w:t>clk</w:t>
      </w:r>
      <w:proofErr w:type="spellEnd"/>
      <w:r w:rsidRPr="001F104F">
        <w:rPr>
          <w:rFonts w:ascii="Times New Roman" w:hAnsi="Times New Roman" w:cs="Times New Roman"/>
        </w:rPr>
        <w:t xml:space="preserve">     =&gt;</w:t>
      </w:r>
      <w:proofErr w:type="spellStart"/>
      <w:r w:rsidRPr="001F104F">
        <w:rPr>
          <w:rFonts w:ascii="Times New Roman" w:hAnsi="Times New Roman" w:cs="Times New Roman"/>
        </w:rPr>
        <w:t>clk</w:t>
      </w:r>
      <w:proofErr w:type="spellEnd"/>
      <w:r w:rsidRPr="001F104F">
        <w:rPr>
          <w:rFonts w:ascii="Times New Roman" w:hAnsi="Times New Roman" w:cs="Times New Roman"/>
        </w:rPr>
        <w:t>,</w:t>
      </w:r>
    </w:p>
    <w:p w14:paraId="6D1A7CED"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reset   =&gt;reset</w:t>
      </w:r>
    </w:p>
    <w:p w14:paraId="2C3779F9"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
    <w:p w14:paraId="674F1242" w14:textId="77777777" w:rsidR="001F104F" w:rsidRPr="001F104F" w:rsidRDefault="001F104F" w:rsidP="003632B7">
      <w:pPr>
        <w:spacing w:line="240" w:lineRule="auto"/>
        <w:rPr>
          <w:rFonts w:ascii="Times New Roman" w:hAnsi="Times New Roman" w:cs="Times New Roman"/>
        </w:rPr>
      </w:pPr>
    </w:p>
    <w:p w14:paraId="5F7C4EC8" w14:textId="77777777" w:rsidR="001F104F" w:rsidRPr="001F104F" w:rsidRDefault="001F104F" w:rsidP="003632B7">
      <w:pPr>
        <w:spacing w:line="240" w:lineRule="auto"/>
        <w:rPr>
          <w:rFonts w:ascii="Times New Roman" w:hAnsi="Times New Roman" w:cs="Times New Roman"/>
        </w:rPr>
      </w:pPr>
      <w:proofErr w:type="spellStart"/>
      <w:r w:rsidRPr="001F104F">
        <w:rPr>
          <w:rFonts w:ascii="Times New Roman" w:hAnsi="Times New Roman" w:cs="Times New Roman"/>
        </w:rPr>
        <w:t>send_data</w:t>
      </w:r>
      <w:proofErr w:type="spellEnd"/>
      <w:r w:rsidRPr="001F104F">
        <w:rPr>
          <w:rFonts w:ascii="Times New Roman" w:hAnsi="Times New Roman" w:cs="Times New Roman"/>
        </w:rPr>
        <w:t xml:space="preserve">: FF </w:t>
      </w:r>
    </w:p>
    <w:p w14:paraId="3EE74292"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generic </w:t>
      </w:r>
      <w:proofErr w:type="gramStart"/>
      <w:r w:rsidRPr="001F104F">
        <w:rPr>
          <w:rFonts w:ascii="Times New Roman" w:hAnsi="Times New Roman" w:cs="Times New Roman"/>
        </w:rPr>
        <w:t>map(</w:t>
      </w:r>
      <w:proofErr w:type="gramEnd"/>
      <w:r w:rsidRPr="001F104F">
        <w:rPr>
          <w:rFonts w:ascii="Times New Roman" w:hAnsi="Times New Roman" w:cs="Times New Roman"/>
        </w:rPr>
        <w:t>N =&gt; 1)</w:t>
      </w:r>
    </w:p>
    <w:p w14:paraId="48F1B4CE"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port </w:t>
      </w:r>
      <w:proofErr w:type="gramStart"/>
      <w:r w:rsidRPr="001F104F">
        <w:rPr>
          <w:rFonts w:ascii="Times New Roman" w:hAnsi="Times New Roman" w:cs="Times New Roman"/>
        </w:rPr>
        <w:t xml:space="preserve">map(  </w:t>
      </w:r>
      <w:proofErr w:type="gramEnd"/>
      <w:r w:rsidRPr="001F104F">
        <w:rPr>
          <w:rFonts w:ascii="Times New Roman" w:hAnsi="Times New Roman" w:cs="Times New Roman"/>
        </w:rPr>
        <w:t xml:space="preserve"> D     =&gt;</w:t>
      </w:r>
      <w:proofErr w:type="spellStart"/>
      <w:r w:rsidRPr="001F104F">
        <w:rPr>
          <w:rFonts w:ascii="Times New Roman" w:hAnsi="Times New Roman" w:cs="Times New Roman"/>
        </w:rPr>
        <w:t>store_nxt</w:t>
      </w:r>
      <w:proofErr w:type="spellEnd"/>
      <w:r w:rsidRPr="001F104F">
        <w:rPr>
          <w:rFonts w:ascii="Times New Roman" w:hAnsi="Times New Roman" w:cs="Times New Roman"/>
        </w:rPr>
        <w:t>,</w:t>
      </w:r>
    </w:p>
    <w:p w14:paraId="7BB20D89"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Q     =&gt;store,</w:t>
      </w:r>
    </w:p>
    <w:p w14:paraId="78BE44A4"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roofErr w:type="spellStart"/>
      <w:r w:rsidRPr="001F104F">
        <w:rPr>
          <w:rFonts w:ascii="Times New Roman" w:hAnsi="Times New Roman" w:cs="Times New Roman"/>
        </w:rPr>
        <w:t>clk</w:t>
      </w:r>
      <w:proofErr w:type="spellEnd"/>
      <w:r w:rsidRPr="001F104F">
        <w:rPr>
          <w:rFonts w:ascii="Times New Roman" w:hAnsi="Times New Roman" w:cs="Times New Roman"/>
        </w:rPr>
        <w:t xml:space="preserve">     =&gt;</w:t>
      </w:r>
      <w:proofErr w:type="spellStart"/>
      <w:r w:rsidRPr="001F104F">
        <w:rPr>
          <w:rFonts w:ascii="Times New Roman" w:hAnsi="Times New Roman" w:cs="Times New Roman"/>
        </w:rPr>
        <w:t>clk</w:t>
      </w:r>
      <w:proofErr w:type="spellEnd"/>
      <w:r w:rsidRPr="001F104F">
        <w:rPr>
          <w:rFonts w:ascii="Times New Roman" w:hAnsi="Times New Roman" w:cs="Times New Roman"/>
        </w:rPr>
        <w:t>,</w:t>
      </w:r>
    </w:p>
    <w:p w14:paraId="365C3BCB"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reset   =&gt;reset</w:t>
      </w:r>
    </w:p>
    <w:p w14:paraId="0B6EAA19" w14:textId="77777777" w:rsidR="001F104F" w:rsidRPr="001F104F"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      );</w:t>
      </w:r>
    </w:p>
    <w:p w14:paraId="2F804245" w14:textId="77777777" w:rsidR="001F104F" w:rsidRPr="001F104F" w:rsidRDefault="001F104F" w:rsidP="003632B7">
      <w:pPr>
        <w:spacing w:line="240" w:lineRule="auto"/>
        <w:rPr>
          <w:rFonts w:ascii="Times New Roman" w:hAnsi="Times New Roman" w:cs="Times New Roman"/>
        </w:rPr>
      </w:pPr>
    </w:p>
    <w:p w14:paraId="030B6929" w14:textId="667B2BF4" w:rsidR="004D615C" w:rsidRDefault="001F104F" w:rsidP="003632B7">
      <w:pPr>
        <w:spacing w:line="240" w:lineRule="auto"/>
        <w:rPr>
          <w:rFonts w:ascii="Times New Roman" w:hAnsi="Times New Roman" w:cs="Times New Roman"/>
        </w:rPr>
      </w:pPr>
      <w:r w:rsidRPr="001F104F">
        <w:rPr>
          <w:rFonts w:ascii="Times New Roman" w:hAnsi="Times New Roman" w:cs="Times New Roman"/>
        </w:rPr>
        <w:t xml:space="preserve">end </w:t>
      </w:r>
      <w:proofErr w:type="spellStart"/>
      <w:proofErr w:type="gramStart"/>
      <w:r w:rsidRPr="001F104F">
        <w:rPr>
          <w:rFonts w:ascii="Times New Roman" w:hAnsi="Times New Roman" w:cs="Times New Roman"/>
        </w:rPr>
        <w:t>Behavioral</w:t>
      </w:r>
      <w:proofErr w:type="spellEnd"/>
      <w:r w:rsidRPr="001F104F">
        <w:rPr>
          <w:rFonts w:ascii="Times New Roman" w:hAnsi="Times New Roman" w:cs="Times New Roman"/>
        </w:rPr>
        <w:t>;</w:t>
      </w:r>
      <w:proofErr w:type="gramEnd"/>
    </w:p>
    <w:p w14:paraId="593A9783" w14:textId="23E7245A" w:rsidR="003632B7" w:rsidRDefault="003632B7">
      <w:pPr>
        <w:rPr>
          <w:rFonts w:ascii="Times New Roman" w:hAnsi="Times New Roman" w:cs="Times New Roman"/>
        </w:rPr>
      </w:pPr>
      <w:r>
        <w:rPr>
          <w:rFonts w:ascii="Times New Roman" w:hAnsi="Times New Roman" w:cs="Times New Roman"/>
        </w:rPr>
        <w:br w:type="page"/>
      </w:r>
    </w:p>
    <w:p w14:paraId="788FD190" w14:textId="7AA3A9B9" w:rsidR="000D443F" w:rsidRPr="00AC1ABA" w:rsidRDefault="008F44ED" w:rsidP="000D443F">
      <w:pPr>
        <w:spacing w:line="360" w:lineRule="auto"/>
        <w:outlineLvl w:val="1"/>
        <w:rPr>
          <w:rFonts w:ascii="Times New Roman" w:hAnsi="Times New Roman" w:cs="Times New Roman"/>
          <w:b/>
          <w:bCs/>
          <w:sz w:val="24"/>
          <w:szCs w:val="24"/>
        </w:rPr>
      </w:pPr>
      <w:bookmarkStart w:id="77" w:name="_Toc128402417"/>
      <w:r>
        <w:rPr>
          <w:rFonts w:ascii="Times New Roman" w:hAnsi="Times New Roman" w:cs="Times New Roman"/>
          <w:b/>
          <w:bCs/>
          <w:sz w:val="24"/>
          <w:szCs w:val="24"/>
        </w:rPr>
        <w:lastRenderedPageBreak/>
        <w:t>4</w:t>
      </w:r>
      <w:r w:rsidR="000D443F" w:rsidRPr="00AC1ABA">
        <w:rPr>
          <w:rFonts w:ascii="Times New Roman" w:hAnsi="Times New Roman" w:cs="Times New Roman"/>
          <w:b/>
          <w:bCs/>
          <w:sz w:val="24"/>
          <w:szCs w:val="24"/>
        </w:rPr>
        <w:t>.5 VHDL code for store</w:t>
      </w:r>
      <w:bookmarkEnd w:id="77"/>
    </w:p>
    <w:p w14:paraId="44788A16"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library </w:t>
      </w:r>
      <w:proofErr w:type="gramStart"/>
      <w:r w:rsidRPr="004701D7">
        <w:rPr>
          <w:rFonts w:ascii="Times New Roman" w:hAnsi="Times New Roman" w:cs="Times New Roman"/>
        </w:rPr>
        <w:t>IEEE;</w:t>
      </w:r>
      <w:proofErr w:type="gramEnd"/>
    </w:p>
    <w:p w14:paraId="5F5638D8"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use </w:t>
      </w:r>
      <w:proofErr w:type="gramStart"/>
      <w:r w:rsidRPr="004701D7">
        <w:rPr>
          <w:rFonts w:ascii="Times New Roman" w:hAnsi="Times New Roman" w:cs="Times New Roman"/>
        </w:rPr>
        <w:t>IEEE.STD_LOGIC_1164.ALL;</w:t>
      </w:r>
      <w:proofErr w:type="gramEnd"/>
    </w:p>
    <w:p w14:paraId="09CFA1EB"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use </w:t>
      </w:r>
      <w:proofErr w:type="spellStart"/>
      <w:proofErr w:type="gramStart"/>
      <w:r w:rsidRPr="004701D7">
        <w:rPr>
          <w:rFonts w:ascii="Times New Roman" w:hAnsi="Times New Roman" w:cs="Times New Roman"/>
        </w:rPr>
        <w:t>ieee.std_logic_unsigned.all</w:t>
      </w:r>
      <w:proofErr w:type="spellEnd"/>
      <w:r w:rsidRPr="004701D7">
        <w:rPr>
          <w:rFonts w:ascii="Times New Roman" w:hAnsi="Times New Roman" w:cs="Times New Roman"/>
        </w:rPr>
        <w:t>;</w:t>
      </w:r>
      <w:proofErr w:type="gramEnd"/>
    </w:p>
    <w:p w14:paraId="7D8379FA"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use </w:t>
      </w:r>
      <w:proofErr w:type="spellStart"/>
      <w:proofErr w:type="gramStart"/>
      <w:r w:rsidRPr="004701D7">
        <w:rPr>
          <w:rFonts w:ascii="Times New Roman" w:hAnsi="Times New Roman" w:cs="Times New Roman"/>
        </w:rPr>
        <w:t>ieee.numeric_std.all</w:t>
      </w:r>
      <w:proofErr w:type="spellEnd"/>
      <w:r w:rsidRPr="004701D7">
        <w:rPr>
          <w:rFonts w:ascii="Times New Roman" w:hAnsi="Times New Roman" w:cs="Times New Roman"/>
        </w:rPr>
        <w:t>;</w:t>
      </w:r>
      <w:proofErr w:type="gramEnd"/>
    </w:p>
    <w:p w14:paraId="5C2364CB" w14:textId="77777777" w:rsidR="004701D7" w:rsidRPr="004701D7" w:rsidRDefault="004701D7" w:rsidP="004701D7">
      <w:pPr>
        <w:spacing w:line="240" w:lineRule="auto"/>
        <w:rPr>
          <w:rFonts w:ascii="Times New Roman" w:hAnsi="Times New Roman" w:cs="Times New Roman"/>
        </w:rPr>
      </w:pPr>
    </w:p>
    <w:p w14:paraId="54DE9BE8"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entity store </w:t>
      </w:r>
      <w:proofErr w:type="gramStart"/>
      <w:r w:rsidRPr="004701D7">
        <w:rPr>
          <w:rFonts w:ascii="Times New Roman" w:hAnsi="Times New Roman" w:cs="Times New Roman"/>
        </w:rPr>
        <w:t>is</w:t>
      </w:r>
      <w:proofErr w:type="gramEnd"/>
    </w:p>
    <w:p w14:paraId="7B0FFD27"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  Port ( </w:t>
      </w:r>
    </w:p>
    <w:p w14:paraId="2F6FB442"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            </w:t>
      </w:r>
      <w:proofErr w:type="spellStart"/>
      <w:r w:rsidRPr="004701D7">
        <w:rPr>
          <w:rFonts w:ascii="Times New Roman" w:hAnsi="Times New Roman" w:cs="Times New Roman"/>
        </w:rPr>
        <w:t>clk</w:t>
      </w:r>
      <w:proofErr w:type="spellEnd"/>
      <w:r w:rsidRPr="004701D7">
        <w:rPr>
          <w:rFonts w:ascii="Times New Roman" w:hAnsi="Times New Roman" w:cs="Times New Roman"/>
        </w:rPr>
        <w:t xml:space="preserve">, </w:t>
      </w:r>
      <w:proofErr w:type="gramStart"/>
      <w:r w:rsidRPr="004701D7">
        <w:rPr>
          <w:rFonts w:ascii="Times New Roman" w:hAnsi="Times New Roman" w:cs="Times New Roman"/>
        </w:rPr>
        <w:t>reset  :</w:t>
      </w:r>
      <w:proofErr w:type="gramEnd"/>
      <w:r w:rsidRPr="004701D7">
        <w:rPr>
          <w:rFonts w:ascii="Times New Roman" w:hAnsi="Times New Roman" w:cs="Times New Roman"/>
        </w:rPr>
        <w:t xml:space="preserve"> in </w:t>
      </w:r>
      <w:proofErr w:type="spellStart"/>
      <w:r w:rsidRPr="004701D7">
        <w:rPr>
          <w:rFonts w:ascii="Times New Roman" w:hAnsi="Times New Roman" w:cs="Times New Roman"/>
        </w:rPr>
        <w:t>std_logic</w:t>
      </w:r>
      <w:proofErr w:type="spellEnd"/>
      <w:r w:rsidRPr="004701D7">
        <w:rPr>
          <w:rFonts w:ascii="Times New Roman" w:hAnsi="Times New Roman" w:cs="Times New Roman"/>
        </w:rPr>
        <w:t>;</w:t>
      </w:r>
    </w:p>
    <w:p w14:paraId="55152099"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            </w:t>
      </w:r>
      <w:proofErr w:type="spellStart"/>
      <w:r w:rsidRPr="004701D7">
        <w:rPr>
          <w:rFonts w:ascii="Times New Roman" w:hAnsi="Times New Roman" w:cs="Times New Roman"/>
        </w:rPr>
        <w:t>store_en</w:t>
      </w:r>
      <w:proofErr w:type="spellEnd"/>
      <w:r w:rsidRPr="004701D7">
        <w:rPr>
          <w:rFonts w:ascii="Times New Roman" w:hAnsi="Times New Roman" w:cs="Times New Roman"/>
        </w:rPr>
        <w:t xml:space="preserve">  </w:t>
      </w:r>
      <w:proofErr w:type="gramStart"/>
      <w:r w:rsidRPr="004701D7">
        <w:rPr>
          <w:rFonts w:ascii="Times New Roman" w:hAnsi="Times New Roman" w:cs="Times New Roman"/>
        </w:rPr>
        <w:t xml:space="preserve">  :</w:t>
      </w:r>
      <w:proofErr w:type="gramEnd"/>
      <w:r w:rsidRPr="004701D7">
        <w:rPr>
          <w:rFonts w:ascii="Times New Roman" w:hAnsi="Times New Roman" w:cs="Times New Roman"/>
        </w:rPr>
        <w:t xml:space="preserve"> in </w:t>
      </w:r>
      <w:proofErr w:type="spellStart"/>
      <w:r w:rsidRPr="004701D7">
        <w:rPr>
          <w:rFonts w:ascii="Times New Roman" w:hAnsi="Times New Roman" w:cs="Times New Roman"/>
        </w:rPr>
        <w:t>std_logic</w:t>
      </w:r>
      <w:proofErr w:type="spellEnd"/>
      <w:r w:rsidRPr="004701D7">
        <w:rPr>
          <w:rFonts w:ascii="Times New Roman" w:hAnsi="Times New Roman" w:cs="Times New Roman"/>
        </w:rPr>
        <w:t>;</w:t>
      </w:r>
    </w:p>
    <w:p w14:paraId="26906720"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            </w:t>
      </w:r>
      <w:proofErr w:type="spellStart"/>
      <w:r w:rsidRPr="004701D7">
        <w:rPr>
          <w:rFonts w:ascii="Times New Roman" w:hAnsi="Times New Roman" w:cs="Times New Roman"/>
        </w:rPr>
        <w:t>data_out</w:t>
      </w:r>
      <w:proofErr w:type="spellEnd"/>
      <w:r w:rsidRPr="004701D7">
        <w:rPr>
          <w:rFonts w:ascii="Times New Roman" w:hAnsi="Times New Roman" w:cs="Times New Roman"/>
        </w:rPr>
        <w:t xml:space="preserve">  </w:t>
      </w:r>
      <w:proofErr w:type="gramStart"/>
      <w:r w:rsidRPr="004701D7">
        <w:rPr>
          <w:rFonts w:ascii="Times New Roman" w:hAnsi="Times New Roman" w:cs="Times New Roman"/>
        </w:rPr>
        <w:t xml:space="preserve">  :</w:t>
      </w:r>
      <w:proofErr w:type="gramEnd"/>
      <w:r w:rsidRPr="004701D7">
        <w:rPr>
          <w:rFonts w:ascii="Times New Roman" w:hAnsi="Times New Roman" w:cs="Times New Roman"/>
        </w:rPr>
        <w:t xml:space="preserve"> in </w:t>
      </w:r>
      <w:proofErr w:type="spellStart"/>
      <w:r w:rsidRPr="004701D7">
        <w:rPr>
          <w:rFonts w:ascii="Times New Roman" w:hAnsi="Times New Roman" w:cs="Times New Roman"/>
        </w:rPr>
        <w:t>std_logic_vector</w:t>
      </w:r>
      <w:proofErr w:type="spellEnd"/>
      <w:r w:rsidRPr="004701D7">
        <w:rPr>
          <w:rFonts w:ascii="Times New Roman" w:hAnsi="Times New Roman" w:cs="Times New Roman"/>
        </w:rPr>
        <w:t xml:space="preserve">(17 </w:t>
      </w:r>
      <w:proofErr w:type="spellStart"/>
      <w:r w:rsidRPr="004701D7">
        <w:rPr>
          <w:rFonts w:ascii="Times New Roman" w:hAnsi="Times New Roman" w:cs="Times New Roman"/>
        </w:rPr>
        <w:t>downto</w:t>
      </w:r>
      <w:proofErr w:type="spellEnd"/>
      <w:r w:rsidRPr="004701D7">
        <w:rPr>
          <w:rFonts w:ascii="Times New Roman" w:hAnsi="Times New Roman" w:cs="Times New Roman"/>
        </w:rPr>
        <w:t xml:space="preserve"> 0)</w:t>
      </w:r>
    </w:p>
    <w:p w14:paraId="460AD51C"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  );</w:t>
      </w:r>
    </w:p>
    <w:p w14:paraId="289E5FE6"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end </w:t>
      </w:r>
      <w:proofErr w:type="gramStart"/>
      <w:r w:rsidRPr="004701D7">
        <w:rPr>
          <w:rFonts w:ascii="Times New Roman" w:hAnsi="Times New Roman" w:cs="Times New Roman"/>
        </w:rPr>
        <w:t>store;</w:t>
      </w:r>
      <w:proofErr w:type="gramEnd"/>
    </w:p>
    <w:p w14:paraId="5ED1D464" w14:textId="77777777" w:rsidR="004701D7" w:rsidRPr="004701D7" w:rsidRDefault="004701D7" w:rsidP="004701D7">
      <w:pPr>
        <w:spacing w:line="240" w:lineRule="auto"/>
        <w:rPr>
          <w:rFonts w:ascii="Times New Roman" w:hAnsi="Times New Roman" w:cs="Times New Roman"/>
        </w:rPr>
      </w:pPr>
    </w:p>
    <w:p w14:paraId="22BDE12D" w14:textId="074821E2"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architecture </w:t>
      </w:r>
      <w:proofErr w:type="spellStart"/>
      <w:r w:rsidRPr="004701D7">
        <w:rPr>
          <w:rFonts w:ascii="Times New Roman" w:hAnsi="Times New Roman" w:cs="Times New Roman"/>
        </w:rPr>
        <w:t>Behavioral</w:t>
      </w:r>
      <w:proofErr w:type="spellEnd"/>
      <w:r w:rsidRPr="004701D7">
        <w:rPr>
          <w:rFonts w:ascii="Times New Roman" w:hAnsi="Times New Roman" w:cs="Times New Roman"/>
        </w:rPr>
        <w:t xml:space="preserve"> of store </w:t>
      </w:r>
      <w:proofErr w:type="gramStart"/>
      <w:r w:rsidRPr="004701D7">
        <w:rPr>
          <w:rFonts w:ascii="Times New Roman" w:hAnsi="Times New Roman" w:cs="Times New Roman"/>
        </w:rPr>
        <w:t>is</w:t>
      </w:r>
      <w:proofErr w:type="gramEnd"/>
    </w:p>
    <w:p w14:paraId="69744992"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component </w:t>
      </w:r>
      <w:proofErr w:type="spellStart"/>
      <w:r w:rsidRPr="004701D7">
        <w:rPr>
          <w:rFonts w:ascii="Times New Roman" w:hAnsi="Times New Roman" w:cs="Times New Roman"/>
        </w:rPr>
        <w:t>SRAM_store</w:t>
      </w:r>
      <w:proofErr w:type="spellEnd"/>
    </w:p>
    <w:p w14:paraId="2D375828"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  port (</w:t>
      </w:r>
    </w:p>
    <w:p w14:paraId="3F3DC282"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    </w:t>
      </w:r>
      <w:proofErr w:type="spellStart"/>
      <w:r w:rsidRPr="004701D7">
        <w:rPr>
          <w:rFonts w:ascii="Times New Roman" w:hAnsi="Times New Roman" w:cs="Times New Roman"/>
        </w:rPr>
        <w:t>clk</w:t>
      </w:r>
      <w:proofErr w:type="spellEnd"/>
      <w:r w:rsidRPr="004701D7">
        <w:rPr>
          <w:rFonts w:ascii="Times New Roman" w:hAnsi="Times New Roman" w:cs="Times New Roman"/>
        </w:rPr>
        <w:t xml:space="preserve">   </w:t>
      </w:r>
      <w:proofErr w:type="gramStart"/>
      <w:r w:rsidRPr="004701D7">
        <w:rPr>
          <w:rFonts w:ascii="Times New Roman" w:hAnsi="Times New Roman" w:cs="Times New Roman"/>
        </w:rPr>
        <w:t xml:space="preserve">  :</w:t>
      </w:r>
      <w:proofErr w:type="gramEnd"/>
      <w:r w:rsidRPr="004701D7">
        <w:rPr>
          <w:rFonts w:ascii="Times New Roman" w:hAnsi="Times New Roman" w:cs="Times New Roman"/>
        </w:rPr>
        <w:t xml:space="preserve"> in  </w:t>
      </w:r>
      <w:proofErr w:type="spellStart"/>
      <w:r w:rsidRPr="004701D7">
        <w:rPr>
          <w:rFonts w:ascii="Times New Roman" w:hAnsi="Times New Roman" w:cs="Times New Roman"/>
        </w:rPr>
        <w:t>std_logic</w:t>
      </w:r>
      <w:proofErr w:type="spellEnd"/>
      <w:r w:rsidRPr="004701D7">
        <w:rPr>
          <w:rFonts w:ascii="Times New Roman" w:hAnsi="Times New Roman" w:cs="Times New Roman"/>
        </w:rPr>
        <w:t>;            --Active Low</w:t>
      </w:r>
    </w:p>
    <w:p w14:paraId="3F5BD61C"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    we    </w:t>
      </w:r>
      <w:proofErr w:type="gramStart"/>
      <w:r w:rsidRPr="004701D7">
        <w:rPr>
          <w:rFonts w:ascii="Times New Roman" w:hAnsi="Times New Roman" w:cs="Times New Roman"/>
        </w:rPr>
        <w:t xml:space="preserve">  :</w:t>
      </w:r>
      <w:proofErr w:type="gramEnd"/>
      <w:r w:rsidRPr="004701D7">
        <w:rPr>
          <w:rFonts w:ascii="Times New Roman" w:hAnsi="Times New Roman" w:cs="Times New Roman"/>
        </w:rPr>
        <w:t xml:space="preserve"> in </w:t>
      </w:r>
      <w:proofErr w:type="spellStart"/>
      <w:r w:rsidRPr="004701D7">
        <w:rPr>
          <w:rFonts w:ascii="Times New Roman" w:hAnsi="Times New Roman" w:cs="Times New Roman"/>
        </w:rPr>
        <w:t>std_logic</w:t>
      </w:r>
      <w:proofErr w:type="spellEnd"/>
      <w:r w:rsidRPr="004701D7">
        <w:rPr>
          <w:rFonts w:ascii="Times New Roman" w:hAnsi="Times New Roman" w:cs="Times New Roman"/>
        </w:rPr>
        <w:t>;</w:t>
      </w:r>
    </w:p>
    <w:p w14:paraId="4131C4B1"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    a     </w:t>
      </w:r>
      <w:proofErr w:type="gramStart"/>
      <w:r w:rsidRPr="004701D7">
        <w:rPr>
          <w:rFonts w:ascii="Times New Roman" w:hAnsi="Times New Roman" w:cs="Times New Roman"/>
        </w:rPr>
        <w:t xml:space="preserve">  :</w:t>
      </w:r>
      <w:proofErr w:type="gramEnd"/>
      <w:r w:rsidRPr="004701D7">
        <w:rPr>
          <w:rFonts w:ascii="Times New Roman" w:hAnsi="Times New Roman" w:cs="Times New Roman"/>
        </w:rPr>
        <w:t xml:space="preserve"> in  </w:t>
      </w:r>
      <w:proofErr w:type="spellStart"/>
      <w:r w:rsidRPr="004701D7">
        <w:rPr>
          <w:rFonts w:ascii="Times New Roman" w:hAnsi="Times New Roman" w:cs="Times New Roman"/>
        </w:rPr>
        <w:t>std_logic_vector</w:t>
      </w:r>
      <w:proofErr w:type="spellEnd"/>
      <w:r w:rsidRPr="004701D7">
        <w:rPr>
          <w:rFonts w:ascii="Times New Roman" w:hAnsi="Times New Roman" w:cs="Times New Roman"/>
        </w:rPr>
        <w:t xml:space="preserve"> (8 </w:t>
      </w:r>
      <w:proofErr w:type="spellStart"/>
      <w:r w:rsidRPr="004701D7">
        <w:rPr>
          <w:rFonts w:ascii="Times New Roman" w:hAnsi="Times New Roman" w:cs="Times New Roman"/>
        </w:rPr>
        <w:t>downto</w:t>
      </w:r>
      <w:proofErr w:type="spellEnd"/>
      <w:r w:rsidRPr="004701D7">
        <w:rPr>
          <w:rFonts w:ascii="Times New Roman" w:hAnsi="Times New Roman" w:cs="Times New Roman"/>
        </w:rPr>
        <w:t xml:space="preserve"> 0);</w:t>
      </w:r>
    </w:p>
    <w:p w14:paraId="2D538FF2"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    d     </w:t>
      </w:r>
      <w:proofErr w:type="gramStart"/>
      <w:r w:rsidRPr="004701D7">
        <w:rPr>
          <w:rFonts w:ascii="Times New Roman" w:hAnsi="Times New Roman" w:cs="Times New Roman"/>
        </w:rPr>
        <w:t xml:space="preserve">  :</w:t>
      </w:r>
      <w:proofErr w:type="gramEnd"/>
      <w:r w:rsidRPr="004701D7">
        <w:rPr>
          <w:rFonts w:ascii="Times New Roman" w:hAnsi="Times New Roman" w:cs="Times New Roman"/>
        </w:rPr>
        <w:t xml:space="preserve"> in  </w:t>
      </w:r>
      <w:proofErr w:type="spellStart"/>
      <w:r w:rsidRPr="004701D7">
        <w:rPr>
          <w:rFonts w:ascii="Times New Roman" w:hAnsi="Times New Roman" w:cs="Times New Roman"/>
        </w:rPr>
        <w:t>std_logic_vector</w:t>
      </w:r>
      <w:proofErr w:type="spellEnd"/>
      <w:r w:rsidRPr="004701D7">
        <w:rPr>
          <w:rFonts w:ascii="Times New Roman" w:hAnsi="Times New Roman" w:cs="Times New Roman"/>
        </w:rPr>
        <w:t xml:space="preserve"> (31 </w:t>
      </w:r>
      <w:proofErr w:type="spellStart"/>
      <w:r w:rsidRPr="004701D7">
        <w:rPr>
          <w:rFonts w:ascii="Times New Roman" w:hAnsi="Times New Roman" w:cs="Times New Roman"/>
        </w:rPr>
        <w:t>downto</w:t>
      </w:r>
      <w:proofErr w:type="spellEnd"/>
      <w:r w:rsidRPr="004701D7">
        <w:rPr>
          <w:rFonts w:ascii="Times New Roman" w:hAnsi="Times New Roman" w:cs="Times New Roman"/>
        </w:rPr>
        <w:t xml:space="preserve"> 0);</w:t>
      </w:r>
    </w:p>
    <w:p w14:paraId="79C601FD"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    </w:t>
      </w:r>
      <w:proofErr w:type="spellStart"/>
      <w:r w:rsidRPr="004701D7">
        <w:rPr>
          <w:rFonts w:ascii="Times New Roman" w:hAnsi="Times New Roman" w:cs="Times New Roman"/>
        </w:rPr>
        <w:t>qspo</w:t>
      </w:r>
      <w:proofErr w:type="spellEnd"/>
      <w:r w:rsidRPr="004701D7">
        <w:rPr>
          <w:rFonts w:ascii="Times New Roman" w:hAnsi="Times New Roman" w:cs="Times New Roman"/>
        </w:rPr>
        <w:t xml:space="preserve">  </w:t>
      </w:r>
      <w:proofErr w:type="gramStart"/>
      <w:r w:rsidRPr="004701D7">
        <w:rPr>
          <w:rFonts w:ascii="Times New Roman" w:hAnsi="Times New Roman" w:cs="Times New Roman"/>
        </w:rPr>
        <w:t xml:space="preserve">  :</w:t>
      </w:r>
      <w:proofErr w:type="gramEnd"/>
      <w:r w:rsidRPr="004701D7">
        <w:rPr>
          <w:rFonts w:ascii="Times New Roman" w:hAnsi="Times New Roman" w:cs="Times New Roman"/>
        </w:rPr>
        <w:t xml:space="preserve"> out </w:t>
      </w:r>
      <w:proofErr w:type="spellStart"/>
      <w:r w:rsidRPr="004701D7">
        <w:rPr>
          <w:rFonts w:ascii="Times New Roman" w:hAnsi="Times New Roman" w:cs="Times New Roman"/>
        </w:rPr>
        <w:t>std_logic_vector</w:t>
      </w:r>
      <w:proofErr w:type="spellEnd"/>
      <w:r w:rsidRPr="004701D7">
        <w:rPr>
          <w:rFonts w:ascii="Times New Roman" w:hAnsi="Times New Roman" w:cs="Times New Roman"/>
        </w:rPr>
        <w:t xml:space="preserve"> (31 </w:t>
      </w:r>
      <w:proofErr w:type="spellStart"/>
      <w:r w:rsidRPr="004701D7">
        <w:rPr>
          <w:rFonts w:ascii="Times New Roman" w:hAnsi="Times New Roman" w:cs="Times New Roman"/>
        </w:rPr>
        <w:t>downto</w:t>
      </w:r>
      <w:proofErr w:type="spellEnd"/>
      <w:r w:rsidRPr="004701D7">
        <w:rPr>
          <w:rFonts w:ascii="Times New Roman" w:hAnsi="Times New Roman" w:cs="Times New Roman"/>
        </w:rPr>
        <w:t xml:space="preserve"> 0)</w:t>
      </w:r>
    </w:p>
    <w:p w14:paraId="3C474743"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    );</w:t>
      </w:r>
    </w:p>
    <w:p w14:paraId="1585B507"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end </w:t>
      </w:r>
      <w:proofErr w:type="gramStart"/>
      <w:r w:rsidRPr="004701D7">
        <w:rPr>
          <w:rFonts w:ascii="Times New Roman" w:hAnsi="Times New Roman" w:cs="Times New Roman"/>
        </w:rPr>
        <w:t>component;</w:t>
      </w:r>
      <w:proofErr w:type="gramEnd"/>
    </w:p>
    <w:p w14:paraId="457E7F4C" w14:textId="77777777" w:rsidR="004701D7" w:rsidRPr="004701D7" w:rsidRDefault="004701D7" w:rsidP="004701D7">
      <w:pPr>
        <w:spacing w:line="240" w:lineRule="auto"/>
        <w:rPr>
          <w:rFonts w:ascii="Times New Roman" w:hAnsi="Times New Roman" w:cs="Times New Roman"/>
        </w:rPr>
      </w:pPr>
    </w:p>
    <w:p w14:paraId="20E65177"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component ff </w:t>
      </w:r>
      <w:proofErr w:type="gramStart"/>
      <w:r w:rsidRPr="004701D7">
        <w:rPr>
          <w:rFonts w:ascii="Times New Roman" w:hAnsi="Times New Roman" w:cs="Times New Roman"/>
        </w:rPr>
        <w:t>is</w:t>
      </w:r>
      <w:proofErr w:type="gramEnd"/>
    </w:p>
    <w:p w14:paraId="3ED00751"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  generic(</w:t>
      </w:r>
      <w:proofErr w:type="spellStart"/>
      <w:proofErr w:type="gramStart"/>
      <w:r w:rsidRPr="004701D7">
        <w:rPr>
          <w:rFonts w:ascii="Times New Roman" w:hAnsi="Times New Roman" w:cs="Times New Roman"/>
        </w:rPr>
        <w:t>N:integer</w:t>
      </w:r>
      <w:proofErr w:type="spellEnd"/>
      <w:proofErr w:type="gramEnd"/>
      <w:r w:rsidRPr="004701D7">
        <w:rPr>
          <w:rFonts w:ascii="Times New Roman" w:hAnsi="Times New Roman" w:cs="Times New Roman"/>
        </w:rPr>
        <w:t>:=1);</w:t>
      </w:r>
    </w:p>
    <w:p w14:paraId="4DB57409"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  </w:t>
      </w:r>
      <w:proofErr w:type="gramStart"/>
      <w:r w:rsidRPr="004701D7">
        <w:rPr>
          <w:rFonts w:ascii="Times New Roman" w:hAnsi="Times New Roman" w:cs="Times New Roman"/>
        </w:rPr>
        <w:t xml:space="preserve">port(  </w:t>
      </w:r>
      <w:proofErr w:type="gramEnd"/>
      <w:r w:rsidRPr="004701D7">
        <w:rPr>
          <w:rFonts w:ascii="Times New Roman" w:hAnsi="Times New Roman" w:cs="Times New Roman"/>
        </w:rPr>
        <w:t xml:space="preserve"> D  :  in </w:t>
      </w:r>
      <w:proofErr w:type="spellStart"/>
      <w:r w:rsidRPr="004701D7">
        <w:rPr>
          <w:rFonts w:ascii="Times New Roman" w:hAnsi="Times New Roman" w:cs="Times New Roman"/>
        </w:rPr>
        <w:t>std_logic_vector</w:t>
      </w:r>
      <w:proofErr w:type="spellEnd"/>
      <w:r w:rsidRPr="004701D7">
        <w:rPr>
          <w:rFonts w:ascii="Times New Roman" w:hAnsi="Times New Roman" w:cs="Times New Roman"/>
        </w:rPr>
        <w:t xml:space="preserve">(N-1 </w:t>
      </w:r>
      <w:proofErr w:type="spellStart"/>
      <w:r w:rsidRPr="004701D7">
        <w:rPr>
          <w:rFonts w:ascii="Times New Roman" w:hAnsi="Times New Roman" w:cs="Times New Roman"/>
        </w:rPr>
        <w:t>downto</w:t>
      </w:r>
      <w:proofErr w:type="spellEnd"/>
      <w:r w:rsidRPr="004701D7">
        <w:rPr>
          <w:rFonts w:ascii="Times New Roman" w:hAnsi="Times New Roman" w:cs="Times New Roman"/>
        </w:rPr>
        <w:t xml:space="preserve"> 0);</w:t>
      </w:r>
    </w:p>
    <w:p w14:paraId="45314D4B"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          </w:t>
      </w:r>
      <w:proofErr w:type="gramStart"/>
      <w:r w:rsidRPr="004701D7">
        <w:rPr>
          <w:rFonts w:ascii="Times New Roman" w:hAnsi="Times New Roman" w:cs="Times New Roman"/>
        </w:rPr>
        <w:t>Q  :</w:t>
      </w:r>
      <w:proofErr w:type="gramEnd"/>
      <w:r w:rsidRPr="004701D7">
        <w:rPr>
          <w:rFonts w:ascii="Times New Roman" w:hAnsi="Times New Roman" w:cs="Times New Roman"/>
        </w:rPr>
        <w:t xml:space="preserve">  out </w:t>
      </w:r>
      <w:proofErr w:type="spellStart"/>
      <w:r w:rsidRPr="004701D7">
        <w:rPr>
          <w:rFonts w:ascii="Times New Roman" w:hAnsi="Times New Roman" w:cs="Times New Roman"/>
        </w:rPr>
        <w:t>std_logic_vector</w:t>
      </w:r>
      <w:proofErr w:type="spellEnd"/>
      <w:r w:rsidRPr="004701D7">
        <w:rPr>
          <w:rFonts w:ascii="Times New Roman" w:hAnsi="Times New Roman" w:cs="Times New Roman"/>
        </w:rPr>
        <w:t xml:space="preserve">(N-1 </w:t>
      </w:r>
      <w:proofErr w:type="spellStart"/>
      <w:r w:rsidRPr="004701D7">
        <w:rPr>
          <w:rFonts w:ascii="Times New Roman" w:hAnsi="Times New Roman" w:cs="Times New Roman"/>
        </w:rPr>
        <w:t>downto</w:t>
      </w:r>
      <w:proofErr w:type="spellEnd"/>
      <w:r w:rsidRPr="004701D7">
        <w:rPr>
          <w:rFonts w:ascii="Times New Roman" w:hAnsi="Times New Roman" w:cs="Times New Roman"/>
        </w:rPr>
        <w:t xml:space="preserve"> 0);</w:t>
      </w:r>
    </w:p>
    <w:p w14:paraId="0F6F0FCA"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        </w:t>
      </w:r>
      <w:proofErr w:type="spellStart"/>
      <w:proofErr w:type="gramStart"/>
      <w:r w:rsidRPr="004701D7">
        <w:rPr>
          <w:rFonts w:ascii="Times New Roman" w:hAnsi="Times New Roman" w:cs="Times New Roman"/>
        </w:rPr>
        <w:t>clk</w:t>
      </w:r>
      <w:proofErr w:type="spellEnd"/>
      <w:r w:rsidRPr="004701D7">
        <w:rPr>
          <w:rFonts w:ascii="Times New Roman" w:hAnsi="Times New Roman" w:cs="Times New Roman"/>
        </w:rPr>
        <w:t xml:space="preserve">  :</w:t>
      </w:r>
      <w:proofErr w:type="gramEnd"/>
      <w:r w:rsidRPr="004701D7">
        <w:rPr>
          <w:rFonts w:ascii="Times New Roman" w:hAnsi="Times New Roman" w:cs="Times New Roman"/>
        </w:rPr>
        <w:t xml:space="preserve">  in </w:t>
      </w:r>
      <w:proofErr w:type="spellStart"/>
      <w:r w:rsidRPr="004701D7">
        <w:rPr>
          <w:rFonts w:ascii="Times New Roman" w:hAnsi="Times New Roman" w:cs="Times New Roman"/>
        </w:rPr>
        <w:t>std_logic</w:t>
      </w:r>
      <w:proofErr w:type="spellEnd"/>
      <w:r w:rsidRPr="004701D7">
        <w:rPr>
          <w:rFonts w:ascii="Times New Roman" w:hAnsi="Times New Roman" w:cs="Times New Roman"/>
        </w:rPr>
        <w:t>;</w:t>
      </w:r>
    </w:p>
    <w:p w14:paraId="32BD6E2F"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        reset:  in </w:t>
      </w:r>
      <w:proofErr w:type="spellStart"/>
      <w:r w:rsidRPr="004701D7">
        <w:rPr>
          <w:rFonts w:ascii="Times New Roman" w:hAnsi="Times New Roman" w:cs="Times New Roman"/>
        </w:rPr>
        <w:t>std_</w:t>
      </w:r>
      <w:proofErr w:type="gramStart"/>
      <w:r w:rsidRPr="004701D7">
        <w:rPr>
          <w:rFonts w:ascii="Times New Roman" w:hAnsi="Times New Roman" w:cs="Times New Roman"/>
        </w:rPr>
        <w:t>logic</w:t>
      </w:r>
      <w:proofErr w:type="spellEnd"/>
      <w:proofErr w:type="gramEnd"/>
    </w:p>
    <w:p w14:paraId="2838C496"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      );</w:t>
      </w:r>
    </w:p>
    <w:p w14:paraId="24DA7B39"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end </w:t>
      </w:r>
      <w:proofErr w:type="gramStart"/>
      <w:r w:rsidRPr="004701D7">
        <w:rPr>
          <w:rFonts w:ascii="Times New Roman" w:hAnsi="Times New Roman" w:cs="Times New Roman"/>
        </w:rPr>
        <w:t>component;</w:t>
      </w:r>
      <w:proofErr w:type="gramEnd"/>
    </w:p>
    <w:p w14:paraId="6CB5ED2E" w14:textId="77777777" w:rsidR="004701D7" w:rsidRPr="004701D7" w:rsidRDefault="004701D7" w:rsidP="004701D7">
      <w:pPr>
        <w:spacing w:line="240" w:lineRule="auto"/>
        <w:rPr>
          <w:rFonts w:ascii="Times New Roman" w:hAnsi="Times New Roman" w:cs="Times New Roman"/>
        </w:rPr>
      </w:pPr>
    </w:p>
    <w:p w14:paraId="1A58F5C0"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--SRAM---------------------------------------------</w:t>
      </w:r>
    </w:p>
    <w:p w14:paraId="61D879ED"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signal choose     </w:t>
      </w:r>
      <w:proofErr w:type="gramStart"/>
      <w:r w:rsidRPr="004701D7">
        <w:rPr>
          <w:rFonts w:ascii="Times New Roman" w:hAnsi="Times New Roman" w:cs="Times New Roman"/>
        </w:rPr>
        <w:t xml:space="preserve">  :</w:t>
      </w:r>
      <w:proofErr w:type="gramEnd"/>
      <w:r w:rsidRPr="004701D7">
        <w:rPr>
          <w:rFonts w:ascii="Times New Roman" w:hAnsi="Times New Roman" w:cs="Times New Roman"/>
        </w:rPr>
        <w:t xml:space="preserve"> </w:t>
      </w:r>
      <w:proofErr w:type="spellStart"/>
      <w:r w:rsidRPr="004701D7">
        <w:rPr>
          <w:rFonts w:ascii="Times New Roman" w:hAnsi="Times New Roman" w:cs="Times New Roman"/>
        </w:rPr>
        <w:t>std_logic</w:t>
      </w:r>
      <w:proofErr w:type="spellEnd"/>
      <w:r w:rsidRPr="004701D7">
        <w:rPr>
          <w:rFonts w:ascii="Times New Roman" w:hAnsi="Times New Roman" w:cs="Times New Roman"/>
        </w:rPr>
        <w:t>;</w:t>
      </w:r>
    </w:p>
    <w:p w14:paraId="48CA5542"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signal </w:t>
      </w:r>
      <w:proofErr w:type="spellStart"/>
      <w:r w:rsidRPr="004701D7">
        <w:rPr>
          <w:rFonts w:ascii="Times New Roman" w:hAnsi="Times New Roman" w:cs="Times New Roman"/>
        </w:rPr>
        <w:t>r_or_w</w:t>
      </w:r>
      <w:proofErr w:type="spellEnd"/>
      <w:r w:rsidRPr="004701D7">
        <w:rPr>
          <w:rFonts w:ascii="Times New Roman" w:hAnsi="Times New Roman" w:cs="Times New Roman"/>
        </w:rPr>
        <w:t xml:space="preserve">     </w:t>
      </w:r>
      <w:proofErr w:type="gramStart"/>
      <w:r w:rsidRPr="004701D7">
        <w:rPr>
          <w:rFonts w:ascii="Times New Roman" w:hAnsi="Times New Roman" w:cs="Times New Roman"/>
        </w:rPr>
        <w:t xml:space="preserve">  :</w:t>
      </w:r>
      <w:proofErr w:type="gramEnd"/>
      <w:r w:rsidRPr="004701D7">
        <w:rPr>
          <w:rFonts w:ascii="Times New Roman" w:hAnsi="Times New Roman" w:cs="Times New Roman"/>
        </w:rPr>
        <w:t xml:space="preserve"> </w:t>
      </w:r>
      <w:proofErr w:type="spellStart"/>
      <w:r w:rsidRPr="004701D7">
        <w:rPr>
          <w:rFonts w:ascii="Times New Roman" w:hAnsi="Times New Roman" w:cs="Times New Roman"/>
        </w:rPr>
        <w:t>std_logic</w:t>
      </w:r>
      <w:proofErr w:type="spellEnd"/>
      <w:r w:rsidRPr="004701D7">
        <w:rPr>
          <w:rFonts w:ascii="Times New Roman" w:hAnsi="Times New Roman" w:cs="Times New Roman"/>
        </w:rPr>
        <w:t xml:space="preserve">; </w:t>
      </w:r>
    </w:p>
    <w:p w14:paraId="1535AEDA"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signal address    </w:t>
      </w:r>
      <w:proofErr w:type="gramStart"/>
      <w:r w:rsidRPr="004701D7">
        <w:rPr>
          <w:rFonts w:ascii="Times New Roman" w:hAnsi="Times New Roman" w:cs="Times New Roman"/>
        </w:rPr>
        <w:t xml:space="preserve">  :</w:t>
      </w:r>
      <w:proofErr w:type="gramEnd"/>
      <w:r w:rsidRPr="004701D7">
        <w:rPr>
          <w:rFonts w:ascii="Times New Roman" w:hAnsi="Times New Roman" w:cs="Times New Roman"/>
        </w:rPr>
        <w:t xml:space="preserve"> </w:t>
      </w:r>
      <w:proofErr w:type="spellStart"/>
      <w:r w:rsidRPr="004701D7">
        <w:rPr>
          <w:rFonts w:ascii="Times New Roman" w:hAnsi="Times New Roman" w:cs="Times New Roman"/>
        </w:rPr>
        <w:t>std_logic_vector</w:t>
      </w:r>
      <w:proofErr w:type="spellEnd"/>
      <w:r w:rsidRPr="004701D7">
        <w:rPr>
          <w:rFonts w:ascii="Times New Roman" w:hAnsi="Times New Roman" w:cs="Times New Roman"/>
        </w:rPr>
        <w:t xml:space="preserve">(8 </w:t>
      </w:r>
      <w:proofErr w:type="spellStart"/>
      <w:r w:rsidRPr="004701D7">
        <w:rPr>
          <w:rFonts w:ascii="Times New Roman" w:hAnsi="Times New Roman" w:cs="Times New Roman"/>
        </w:rPr>
        <w:t>downto</w:t>
      </w:r>
      <w:proofErr w:type="spellEnd"/>
      <w:r w:rsidRPr="004701D7">
        <w:rPr>
          <w:rFonts w:ascii="Times New Roman" w:hAnsi="Times New Roman" w:cs="Times New Roman"/>
        </w:rPr>
        <w:t xml:space="preserve"> 0) := (others =&gt; '0');</w:t>
      </w:r>
    </w:p>
    <w:p w14:paraId="4781ADEC"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signal </w:t>
      </w:r>
      <w:proofErr w:type="spellStart"/>
      <w:r w:rsidRPr="004701D7">
        <w:rPr>
          <w:rFonts w:ascii="Times New Roman" w:hAnsi="Times New Roman" w:cs="Times New Roman"/>
        </w:rPr>
        <w:t>RY_ram</w:t>
      </w:r>
      <w:proofErr w:type="spellEnd"/>
      <w:r w:rsidRPr="004701D7">
        <w:rPr>
          <w:rFonts w:ascii="Times New Roman" w:hAnsi="Times New Roman" w:cs="Times New Roman"/>
        </w:rPr>
        <w:t xml:space="preserve">     </w:t>
      </w:r>
      <w:proofErr w:type="gramStart"/>
      <w:r w:rsidRPr="004701D7">
        <w:rPr>
          <w:rFonts w:ascii="Times New Roman" w:hAnsi="Times New Roman" w:cs="Times New Roman"/>
        </w:rPr>
        <w:t xml:space="preserve">  :</w:t>
      </w:r>
      <w:proofErr w:type="gramEnd"/>
      <w:r w:rsidRPr="004701D7">
        <w:rPr>
          <w:rFonts w:ascii="Times New Roman" w:hAnsi="Times New Roman" w:cs="Times New Roman"/>
        </w:rPr>
        <w:t xml:space="preserve"> </w:t>
      </w:r>
      <w:proofErr w:type="spellStart"/>
      <w:r w:rsidRPr="004701D7">
        <w:rPr>
          <w:rFonts w:ascii="Times New Roman" w:hAnsi="Times New Roman" w:cs="Times New Roman"/>
        </w:rPr>
        <w:t>std_logic</w:t>
      </w:r>
      <w:proofErr w:type="spellEnd"/>
      <w:r w:rsidRPr="004701D7">
        <w:rPr>
          <w:rFonts w:ascii="Times New Roman" w:hAnsi="Times New Roman" w:cs="Times New Roman"/>
        </w:rPr>
        <w:t>;</w:t>
      </w:r>
    </w:p>
    <w:p w14:paraId="54FA1093"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signal </w:t>
      </w:r>
      <w:proofErr w:type="spellStart"/>
      <w:r w:rsidRPr="004701D7">
        <w:rPr>
          <w:rFonts w:ascii="Times New Roman" w:hAnsi="Times New Roman" w:cs="Times New Roman"/>
        </w:rPr>
        <w:t>sram_out</w:t>
      </w:r>
      <w:proofErr w:type="spellEnd"/>
      <w:r w:rsidRPr="004701D7">
        <w:rPr>
          <w:rFonts w:ascii="Times New Roman" w:hAnsi="Times New Roman" w:cs="Times New Roman"/>
        </w:rPr>
        <w:t xml:space="preserve">   </w:t>
      </w:r>
      <w:proofErr w:type="gramStart"/>
      <w:r w:rsidRPr="004701D7">
        <w:rPr>
          <w:rFonts w:ascii="Times New Roman" w:hAnsi="Times New Roman" w:cs="Times New Roman"/>
        </w:rPr>
        <w:t xml:space="preserve">  :</w:t>
      </w:r>
      <w:proofErr w:type="gramEnd"/>
      <w:r w:rsidRPr="004701D7">
        <w:rPr>
          <w:rFonts w:ascii="Times New Roman" w:hAnsi="Times New Roman" w:cs="Times New Roman"/>
        </w:rPr>
        <w:t xml:space="preserve"> </w:t>
      </w:r>
      <w:proofErr w:type="spellStart"/>
      <w:r w:rsidRPr="004701D7">
        <w:rPr>
          <w:rFonts w:ascii="Times New Roman" w:hAnsi="Times New Roman" w:cs="Times New Roman"/>
        </w:rPr>
        <w:t>std_logic_vector</w:t>
      </w:r>
      <w:proofErr w:type="spellEnd"/>
      <w:r w:rsidRPr="004701D7">
        <w:rPr>
          <w:rFonts w:ascii="Times New Roman" w:hAnsi="Times New Roman" w:cs="Times New Roman"/>
        </w:rPr>
        <w:t xml:space="preserve">(31 </w:t>
      </w:r>
      <w:proofErr w:type="spellStart"/>
      <w:r w:rsidRPr="004701D7">
        <w:rPr>
          <w:rFonts w:ascii="Times New Roman" w:hAnsi="Times New Roman" w:cs="Times New Roman"/>
        </w:rPr>
        <w:t>downto</w:t>
      </w:r>
      <w:proofErr w:type="spellEnd"/>
      <w:r w:rsidRPr="004701D7">
        <w:rPr>
          <w:rFonts w:ascii="Times New Roman" w:hAnsi="Times New Roman" w:cs="Times New Roman"/>
        </w:rPr>
        <w:t xml:space="preserve"> 0);</w:t>
      </w:r>
    </w:p>
    <w:p w14:paraId="185AA914"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w:t>
      </w:r>
    </w:p>
    <w:p w14:paraId="6915174A"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signal </w:t>
      </w:r>
      <w:proofErr w:type="spellStart"/>
      <w:r w:rsidRPr="004701D7">
        <w:rPr>
          <w:rFonts w:ascii="Times New Roman" w:hAnsi="Times New Roman" w:cs="Times New Roman"/>
        </w:rPr>
        <w:t>address_</w:t>
      </w:r>
      <w:proofErr w:type="gramStart"/>
      <w:r w:rsidRPr="004701D7">
        <w:rPr>
          <w:rFonts w:ascii="Times New Roman" w:hAnsi="Times New Roman" w:cs="Times New Roman"/>
        </w:rPr>
        <w:t>nxt</w:t>
      </w:r>
      <w:proofErr w:type="spellEnd"/>
      <w:r w:rsidRPr="004701D7">
        <w:rPr>
          <w:rFonts w:ascii="Times New Roman" w:hAnsi="Times New Roman" w:cs="Times New Roman"/>
        </w:rPr>
        <w:t xml:space="preserve">  :</w:t>
      </w:r>
      <w:proofErr w:type="gramEnd"/>
      <w:r w:rsidRPr="004701D7">
        <w:rPr>
          <w:rFonts w:ascii="Times New Roman" w:hAnsi="Times New Roman" w:cs="Times New Roman"/>
        </w:rPr>
        <w:t xml:space="preserve"> </w:t>
      </w:r>
      <w:proofErr w:type="spellStart"/>
      <w:r w:rsidRPr="004701D7">
        <w:rPr>
          <w:rFonts w:ascii="Times New Roman" w:hAnsi="Times New Roman" w:cs="Times New Roman"/>
        </w:rPr>
        <w:t>std_logic_vector</w:t>
      </w:r>
      <w:proofErr w:type="spellEnd"/>
      <w:r w:rsidRPr="004701D7">
        <w:rPr>
          <w:rFonts w:ascii="Times New Roman" w:hAnsi="Times New Roman" w:cs="Times New Roman"/>
        </w:rPr>
        <w:t xml:space="preserve">(8 </w:t>
      </w:r>
      <w:proofErr w:type="spellStart"/>
      <w:r w:rsidRPr="004701D7">
        <w:rPr>
          <w:rFonts w:ascii="Times New Roman" w:hAnsi="Times New Roman" w:cs="Times New Roman"/>
        </w:rPr>
        <w:t>downto</w:t>
      </w:r>
      <w:proofErr w:type="spellEnd"/>
      <w:r w:rsidRPr="004701D7">
        <w:rPr>
          <w:rFonts w:ascii="Times New Roman" w:hAnsi="Times New Roman" w:cs="Times New Roman"/>
        </w:rPr>
        <w:t xml:space="preserve"> 0);</w:t>
      </w:r>
    </w:p>
    <w:p w14:paraId="692B6678" w14:textId="77777777" w:rsidR="004701D7" w:rsidRPr="004701D7" w:rsidRDefault="004701D7" w:rsidP="004701D7">
      <w:pPr>
        <w:spacing w:line="240" w:lineRule="auto"/>
        <w:rPr>
          <w:rFonts w:ascii="Times New Roman" w:hAnsi="Times New Roman" w:cs="Times New Roman"/>
        </w:rPr>
      </w:pPr>
    </w:p>
    <w:p w14:paraId="4106FBB6" w14:textId="77777777" w:rsidR="004701D7" w:rsidRPr="004701D7" w:rsidRDefault="004701D7" w:rsidP="004701D7">
      <w:pPr>
        <w:spacing w:line="240" w:lineRule="auto"/>
        <w:rPr>
          <w:rFonts w:ascii="Times New Roman" w:hAnsi="Times New Roman" w:cs="Times New Roman"/>
        </w:rPr>
      </w:pPr>
    </w:p>
    <w:p w14:paraId="43F34118"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signal store_data_</w:t>
      </w:r>
      <w:proofErr w:type="gramStart"/>
      <w:r w:rsidRPr="004701D7">
        <w:rPr>
          <w:rFonts w:ascii="Times New Roman" w:hAnsi="Times New Roman" w:cs="Times New Roman"/>
        </w:rPr>
        <w:t>32 :</w:t>
      </w:r>
      <w:proofErr w:type="gramEnd"/>
      <w:r w:rsidRPr="004701D7">
        <w:rPr>
          <w:rFonts w:ascii="Times New Roman" w:hAnsi="Times New Roman" w:cs="Times New Roman"/>
        </w:rPr>
        <w:t xml:space="preserve"> </w:t>
      </w:r>
      <w:proofErr w:type="spellStart"/>
      <w:r w:rsidRPr="004701D7">
        <w:rPr>
          <w:rFonts w:ascii="Times New Roman" w:hAnsi="Times New Roman" w:cs="Times New Roman"/>
        </w:rPr>
        <w:t>std_logic_vector</w:t>
      </w:r>
      <w:proofErr w:type="spellEnd"/>
      <w:r w:rsidRPr="004701D7">
        <w:rPr>
          <w:rFonts w:ascii="Times New Roman" w:hAnsi="Times New Roman" w:cs="Times New Roman"/>
        </w:rPr>
        <w:t xml:space="preserve">(31 </w:t>
      </w:r>
      <w:proofErr w:type="spellStart"/>
      <w:r w:rsidRPr="004701D7">
        <w:rPr>
          <w:rFonts w:ascii="Times New Roman" w:hAnsi="Times New Roman" w:cs="Times New Roman"/>
        </w:rPr>
        <w:t>downto</w:t>
      </w:r>
      <w:proofErr w:type="spellEnd"/>
      <w:r w:rsidRPr="004701D7">
        <w:rPr>
          <w:rFonts w:ascii="Times New Roman" w:hAnsi="Times New Roman" w:cs="Times New Roman"/>
        </w:rPr>
        <w:t xml:space="preserve"> 0);</w:t>
      </w:r>
    </w:p>
    <w:p w14:paraId="66151699" w14:textId="77777777" w:rsidR="004701D7" w:rsidRPr="004701D7" w:rsidRDefault="004701D7" w:rsidP="004701D7">
      <w:pPr>
        <w:spacing w:line="240" w:lineRule="auto"/>
        <w:rPr>
          <w:rFonts w:ascii="Times New Roman" w:hAnsi="Times New Roman" w:cs="Times New Roman"/>
        </w:rPr>
      </w:pPr>
    </w:p>
    <w:p w14:paraId="5210E677"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begin</w:t>
      </w:r>
    </w:p>
    <w:p w14:paraId="6D6638DF"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--SRAM bits transfer----------------------</w:t>
      </w:r>
    </w:p>
    <w:p w14:paraId="05A0B475"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store_data_32 &lt;= "00000000000000" &amp; </w:t>
      </w:r>
      <w:proofErr w:type="spellStart"/>
      <w:r w:rsidRPr="004701D7">
        <w:rPr>
          <w:rFonts w:ascii="Times New Roman" w:hAnsi="Times New Roman" w:cs="Times New Roman"/>
        </w:rPr>
        <w:t>data_</w:t>
      </w:r>
      <w:proofErr w:type="gramStart"/>
      <w:r w:rsidRPr="004701D7">
        <w:rPr>
          <w:rFonts w:ascii="Times New Roman" w:hAnsi="Times New Roman" w:cs="Times New Roman"/>
        </w:rPr>
        <w:t>out</w:t>
      </w:r>
      <w:proofErr w:type="spellEnd"/>
      <w:r w:rsidRPr="004701D7">
        <w:rPr>
          <w:rFonts w:ascii="Times New Roman" w:hAnsi="Times New Roman" w:cs="Times New Roman"/>
        </w:rPr>
        <w:t>;</w:t>
      </w:r>
      <w:proofErr w:type="gramEnd"/>
    </w:p>
    <w:p w14:paraId="4E0CB156" w14:textId="754891DF"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w:t>
      </w:r>
    </w:p>
    <w:p w14:paraId="57FC1F83" w14:textId="77777777" w:rsidR="004701D7" w:rsidRPr="004701D7" w:rsidRDefault="004701D7" w:rsidP="004701D7">
      <w:pPr>
        <w:spacing w:line="240" w:lineRule="auto"/>
        <w:rPr>
          <w:rFonts w:ascii="Times New Roman" w:hAnsi="Times New Roman" w:cs="Times New Roman"/>
        </w:rPr>
      </w:pPr>
    </w:p>
    <w:p w14:paraId="7E51BFC6" w14:textId="77777777" w:rsidR="004701D7" w:rsidRPr="004701D7" w:rsidRDefault="004701D7" w:rsidP="004701D7">
      <w:pPr>
        <w:spacing w:line="240" w:lineRule="auto"/>
        <w:rPr>
          <w:rFonts w:ascii="Times New Roman" w:hAnsi="Times New Roman" w:cs="Times New Roman"/>
        </w:rPr>
      </w:pPr>
      <w:proofErr w:type="spellStart"/>
      <w:r w:rsidRPr="004701D7">
        <w:rPr>
          <w:rFonts w:ascii="Times New Roman" w:hAnsi="Times New Roman" w:cs="Times New Roman"/>
        </w:rPr>
        <w:t>Ram_store</w:t>
      </w:r>
      <w:proofErr w:type="spellEnd"/>
      <w:r w:rsidRPr="004701D7">
        <w:rPr>
          <w:rFonts w:ascii="Times New Roman" w:hAnsi="Times New Roman" w:cs="Times New Roman"/>
        </w:rPr>
        <w:t xml:space="preserve">: </w:t>
      </w:r>
      <w:proofErr w:type="spellStart"/>
      <w:r w:rsidRPr="004701D7">
        <w:rPr>
          <w:rFonts w:ascii="Times New Roman" w:hAnsi="Times New Roman" w:cs="Times New Roman"/>
        </w:rPr>
        <w:t>SRAM_store</w:t>
      </w:r>
      <w:proofErr w:type="spellEnd"/>
    </w:p>
    <w:p w14:paraId="2137114F"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  port </w:t>
      </w:r>
      <w:proofErr w:type="gramStart"/>
      <w:r w:rsidRPr="004701D7">
        <w:rPr>
          <w:rFonts w:ascii="Times New Roman" w:hAnsi="Times New Roman" w:cs="Times New Roman"/>
        </w:rPr>
        <w:t>map(</w:t>
      </w:r>
      <w:proofErr w:type="gramEnd"/>
    </w:p>
    <w:p w14:paraId="589FB946"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    </w:t>
      </w:r>
      <w:proofErr w:type="spellStart"/>
      <w:r w:rsidRPr="004701D7">
        <w:rPr>
          <w:rFonts w:ascii="Times New Roman" w:hAnsi="Times New Roman" w:cs="Times New Roman"/>
        </w:rPr>
        <w:t>clk</w:t>
      </w:r>
      <w:proofErr w:type="spellEnd"/>
      <w:r w:rsidRPr="004701D7">
        <w:rPr>
          <w:rFonts w:ascii="Times New Roman" w:hAnsi="Times New Roman" w:cs="Times New Roman"/>
        </w:rPr>
        <w:t xml:space="preserve">     =&gt; </w:t>
      </w:r>
      <w:proofErr w:type="spellStart"/>
      <w:r w:rsidRPr="004701D7">
        <w:rPr>
          <w:rFonts w:ascii="Times New Roman" w:hAnsi="Times New Roman" w:cs="Times New Roman"/>
        </w:rPr>
        <w:t>clk</w:t>
      </w:r>
      <w:proofErr w:type="spellEnd"/>
      <w:r w:rsidRPr="004701D7">
        <w:rPr>
          <w:rFonts w:ascii="Times New Roman" w:hAnsi="Times New Roman" w:cs="Times New Roman"/>
        </w:rPr>
        <w:t xml:space="preserve">,            </w:t>
      </w:r>
    </w:p>
    <w:p w14:paraId="02938767"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    we      =&gt; </w:t>
      </w:r>
      <w:proofErr w:type="spellStart"/>
      <w:r w:rsidRPr="004701D7">
        <w:rPr>
          <w:rFonts w:ascii="Times New Roman" w:hAnsi="Times New Roman" w:cs="Times New Roman"/>
        </w:rPr>
        <w:t>r_or_w</w:t>
      </w:r>
      <w:proofErr w:type="spellEnd"/>
      <w:r w:rsidRPr="004701D7">
        <w:rPr>
          <w:rFonts w:ascii="Times New Roman" w:hAnsi="Times New Roman" w:cs="Times New Roman"/>
        </w:rPr>
        <w:t>,</w:t>
      </w:r>
    </w:p>
    <w:p w14:paraId="70BE2D24"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    a       =&gt; address,</w:t>
      </w:r>
    </w:p>
    <w:p w14:paraId="4AD6BD29"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    d       =&gt; store_data_32,</w:t>
      </w:r>
    </w:p>
    <w:p w14:paraId="2B239AD9"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    </w:t>
      </w:r>
      <w:proofErr w:type="spellStart"/>
      <w:r w:rsidRPr="004701D7">
        <w:rPr>
          <w:rFonts w:ascii="Times New Roman" w:hAnsi="Times New Roman" w:cs="Times New Roman"/>
        </w:rPr>
        <w:t>qspo</w:t>
      </w:r>
      <w:proofErr w:type="spellEnd"/>
      <w:r w:rsidRPr="004701D7">
        <w:rPr>
          <w:rFonts w:ascii="Times New Roman" w:hAnsi="Times New Roman" w:cs="Times New Roman"/>
        </w:rPr>
        <w:t xml:space="preserve">    =&gt; </w:t>
      </w:r>
      <w:proofErr w:type="spellStart"/>
      <w:r w:rsidRPr="004701D7">
        <w:rPr>
          <w:rFonts w:ascii="Times New Roman" w:hAnsi="Times New Roman" w:cs="Times New Roman"/>
        </w:rPr>
        <w:t>sram_out</w:t>
      </w:r>
      <w:proofErr w:type="spellEnd"/>
      <w:r w:rsidRPr="004701D7">
        <w:rPr>
          <w:rFonts w:ascii="Times New Roman" w:hAnsi="Times New Roman" w:cs="Times New Roman"/>
        </w:rPr>
        <w:t xml:space="preserve"> </w:t>
      </w:r>
    </w:p>
    <w:p w14:paraId="419DE64A" w14:textId="7C110FBE"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    );</w:t>
      </w:r>
    </w:p>
    <w:p w14:paraId="61987F65" w14:textId="77777777" w:rsidR="004701D7" w:rsidRPr="004701D7" w:rsidRDefault="004701D7" w:rsidP="004701D7">
      <w:pPr>
        <w:spacing w:line="240" w:lineRule="auto"/>
        <w:rPr>
          <w:rFonts w:ascii="Times New Roman" w:hAnsi="Times New Roman" w:cs="Times New Roman"/>
        </w:rPr>
      </w:pPr>
    </w:p>
    <w:p w14:paraId="325C2FB7" w14:textId="77777777" w:rsidR="004701D7" w:rsidRPr="004701D7" w:rsidRDefault="004701D7" w:rsidP="004701D7">
      <w:pPr>
        <w:spacing w:line="240" w:lineRule="auto"/>
        <w:rPr>
          <w:rFonts w:ascii="Times New Roman" w:hAnsi="Times New Roman" w:cs="Times New Roman"/>
        </w:rPr>
      </w:pPr>
      <w:proofErr w:type="spellStart"/>
      <w:r w:rsidRPr="004701D7">
        <w:rPr>
          <w:rFonts w:ascii="Times New Roman" w:hAnsi="Times New Roman" w:cs="Times New Roman"/>
        </w:rPr>
        <w:t>address_nxt</w:t>
      </w:r>
      <w:proofErr w:type="spellEnd"/>
      <w:r w:rsidRPr="004701D7">
        <w:rPr>
          <w:rFonts w:ascii="Times New Roman" w:hAnsi="Times New Roman" w:cs="Times New Roman"/>
        </w:rPr>
        <w:t xml:space="preserve"> &lt;= address + 1 when </w:t>
      </w:r>
      <w:proofErr w:type="spellStart"/>
      <w:r w:rsidRPr="004701D7">
        <w:rPr>
          <w:rFonts w:ascii="Times New Roman" w:hAnsi="Times New Roman" w:cs="Times New Roman"/>
        </w:rPr>
        <w:t>store_en</w:t>
      </w:r>
      <w:proofErr w:type="spellEnd"/>
      <w:r w:rsidRPr="004701D7">
        <w:rPr>
          <w:rFonts w:ascii="Times New Roman" w:hAnsi="Times New Roman" w:cs="Times New Roman"/>
        </w:rPr>
        <w:t xml:space="preserve"> = '1' else </w:t>
      </w:r>
      <w:proofErr w:type="gramStart"/>
      <w:r w:rsidRPr="004701D7">
        <w:rPr>
          <w:rFonts w:ascii="Times New Roman" w:hAnsi="Times New Roman" w:cs="Times New Roman"/>
        </w:rPr>
        <w:t>address;</w:t>
      </w:r>
      <w:proofErr w:type="gramEnd"/>
    </w:p>
    <w:p w14:paraId="159F5A26" w14:textId="77777777" w:rsidR="004701D7" w:rsidRPr="004701D7" w:rsidRDefault="004701D7" w:rsidP="004701D7">
      <w:pPr>
        <w:spacing w:line="240" w:lineRule="auto"/>
        <w:rPr>
          <w:rFonts w:ascii="Times New Roman" w:hAnsi="Times New Roman" w:cs="Times New Roman"/>
        </w:rPr>
      </w:pPr>
      <w:proofErr w:type="spellStart"/>
      <w:r w:rsidRPr="004701D7">
        <w:rPr>
          <w:rFonts w:ascii="Times New Roman" w:hAnsi="Times New Roman" w:cs="Times New Roman"/>
        </w:rPr>
        <w:t>r_or_w</w:t>
      </w:r>
      <w:proofErr w:type="spellEnd"/>
      <w:r w:rsidRPr="004701D7">
        <w:rPr>
          <w:rFonts w:ascii="Times New Roman" w:hAnsi="Times New Roman" w:cs="Times New Roman"/>
        </w:rPr>
        <w:t xml:space="preserve"> &lt;= '1' when </w:t>
      </w:r>
      <w:proofErr w:type="spellStart"/>
      <w:r w:rsidRPr="004701D7">
        <w:rPr>
          <w:rFonts w:ascii="Times New Roman" w:hAnsi="Times New Roman" w:cs="Times New Roman"/>
        </w:rPr>
        <w:t>store_en</w:t>
      </w:r>
      <w:proofErr w:type="spellEnd"/>
      <w:r w:rsidRPr="004701D7">
        <w:rPr>
          <w:rFonts w:ascii="Times New Roman" w:hAnsi="Times New Roman" w:cs="Times New Roman"/>
        </w:rPr>
        <w:t xml:space="preserve"> = '1' else '0</w:t>
      </w:r>
      <w:proofErr w:type="gramStart"/>
      <w:r w:rsidRPr="004701D7">
        <w:rPr>
          <w:rFonts w:ascii="Times New Roman" w:hAnsi="Times New Roman" w:cs="Times New Roman"/>
        </w:rPr>
        <w:t>';</w:t>
      </w:r>
      <w:proofErr w:type="gramEnd"/>
    </w:p>
    <w:p w14:paraId="1D520F0A"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choose &lt;= '0</w:t>
      </w:r>
      <w:proofErr w:type="gramStart"/>
      <w:r w:rsidRPr="004701D7">
        <w:rPr>
          <w:rFonts w:ascii="Times New Roman" w:hAnsi="Times New Roman" w:cs="Times New Roman"/>
        </w:rPr>
        <w:t>';</w:t>
      </w:r>
      <w:proofErr w:type="gramEnd"/>
    </w:p>
    <w:p w14:paraId="7017C50D" w14:textId="77777777" w:rsidR="004701D7" w:rsidRPr="004701D7" w:rsidRDefault="004701D7" w:rsidP="004701D7">
      <w:pPr>
        <w:spacing w:line="240" w:lineRule="auto"/>
        <w:rPr>
          <w:rFonts w:ascii="Times New Roman" w:hAnsi="Times New Roman" w:cs="Times New Roman"/>
        </w:rPr>
      </w:pPr>
    </w:p>
    <w:p w14:paraId="5AEF7C6E" w14:textId="77777777" w:rsidR="004701D7" w:rsidRPr="004701D7" w:rsidRDefault="004701D7" w:rsidP="004701D7">
      <w:pPr>
        <w:spacing w:line="240" w:lineRule="auto"/>
        <w:rPr>
          <w:rFonts w:ascii="Times New Roman" w:hAnsi="Times New Roman" w:cs="Times New Roman"/>
        </w:rPr>
      </w:pPr>
      <w:proofErr w:type="spellStart"/>
      <w:r w:rsidRPr="004701D7">
        <w:rPr>
          <w:rFonts w:ascii="Times New Roman" w:hAnsi="Times New Roman" w:cs="Times New Roman"/>
        </w:rPr>
        <w:t>data_address</w:t>
      </w:r>
      <w:proofErr w:type="spellEnd"/>
      <w:r w:rsidRPr="004701D7">
        <w:rPr>
          <w:rFonts w:ascii="Times New Roman" w:hAnsi="Times New Roman" w:cs="Times New Roman"/>
        </w:rPr>
        <w:t xml:space="preserve">: FF </w:t>
      </w:r>
    </w:p>
    <w:p w14:paraId="308579C7"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  generic </w:t>
      </w:r>
      <w:proofErr w:type="gramStart"/>
      <w:r w:rsidRPr="004701D7">
        <w:rPr>
          <w:rFonts w:ascii="Times New Roman" w:hAnsi="Times New Roman" w:cs="Times New Roman"/>
        </w:rPr>
        <w:t>map(</w:t>
      </w:r>
      <w:proofErr w:type="gramEnd"/>
      <w:r w:rsidRPr="004701D7">
        <w:rPr>
          <w:rFonts w:ascii="Times New Roman" w:hAnsi="Times New Roman" w:cs="Times New Roman"/>
        </w:rPr>
        <w:t>N =&gt; 9)</w:t>
      </w:r>
    </w:p>
    <w:p w14:paraId="0B9D9DC4"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  port </w:t>
      </w:r>
      <w:proofErr w:type="gramStart"/>
      <w:r w:rsidRPr="004701D7">
        <w:rPr>
          <w:rFonts w:ascii="Times New Roman" w:hAnsi="Times New Roman" w:cs="Times New Roman"/>
        </w:rPr>
        <w:t xml:space="preserve">map(  </w:t>
      </w:r>
      <w:proofErr w:type="gramEnd"/>
      <w:r w:rsidRPr="004701D7">
        <w:rPr>
          <w:rFonts w:ascii="Times New Roman" w:hAnsi="Times New Roman" w:cs="Times New Roman"/>
        </w:rPr>
        <w:t xml:space="preserve"> D     =&gt;</w:t>
      </w:r>
      <w:proofErr w:type="spellStart"/>
      <w:r w:rsidRPr="004701D7">
        <w:rPr>
          <w:rFonts w:ascii="Times New Roman" w:hAnsi="Times New Roman" w:cs="Times New Roman"/>
        </w:rPr>
        <w:t>address_nxt</w:t>
      </w:r>
      <w:proofErr w:type="spellEnd"/>
      <w:r w:rsidRPr="004701D7">
        <w:rPr>
          <w:rFonts w:ascii="Times New Roman" w:hAnsi="Times New Roman" w:cs="Times New Roman"/>
        </w:rPr>
        <w:t>,</w:t>
      </w:r>
    </w:p>
    <w:p w14:paraId="38BA0CD8"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              Q     =&gt;address,</w:t>
      </w:r>
    </w:p>
    <w:p w14:paraId="548B8D7D"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            </w:t>
      </w:r>
      <w:proofErr w:type="spellStart"/>
      <w:r w:rsidRPr="004701D7">
        <w:rPr>
          <w:rFonts w:ascii="Times New Roman" w:hAnsi="Times New Roman" w:cs="Times New Roman"/>
        </w:rPr>
        <w:t>clk</w:t>
      </w:r>
      <w:proofErr w:type="spellEnd"/>
      <w:r w:rsidRPr="004701D7">
        <w:rPr>
          <w:rFonts w:ascii="Times New Roman" w:hAnsi="Times New Roman" w:cs="Times New Roman"/>
        </w:rPr>
        <w:t xml:space="preserve">     =&gt;</w:t>
      </w:r>
      <w:proofErr w:type="spellStart"/>
      <w:r w:rsidRPr="004701D7">
        <w:rPr>
          <w:rFonts w:ascii="Times New Roman" w:hAnsi="Times New Roman" w:cs="Times New Roman"/>
        </w:rPr>
        <w:t>clk</w:t>
      </w:r>
      <w:proofErr w:type="spellEnd"/>
      <w:r w:rsidRPr="004701D7">
        <w:rPr>
          <w:rFonts w:ascii="Times New Roman" w:hAnsi="Times New Roman" w:cs="Times New Roman"/>
        </w:rPr>
        <w:t>,</w:t>
      </w:r>
    </w:p>
    <w:p w14:paraId="08BFD825"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            reset   =&gt;reset</w:t>
      </w:r>
    </w:p>
    <w:p w14:paraId="42D3ADDA" w14:textId="77777777" w:rsidR="004701D7" w:rsidRPr="004701D7"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      );</w:t>
      </w:r>
    </w:p>
    <w:p w14:paraId="4DC156B1" w14:textId="77777777" w:rsidR="004701D7" w:rsidRPr="004701D7" w:rsidRDefault="004701D7" w:rsidP="004701D7">
      <w:pPr>
        <w:spacing w:line="240" w:lineRule="auto"/>
        <w:rPr>
          <w:rFonts w:ascii="Times New Roman" w:hAnsi="Times New Roman" w:cs="Times New Roman"/>
        </w:rPr>
      </w:pPr>
    </w:p>
    <w:p w14:paraId="41E19ED5" w14:textId="0D279D9E" w:rsidR="000D443F" w:rsidRDefault="004701D7" w:rsidP="004701D7">
      <w:pPr>
        <w:spacing w:line="240" w:lineRule="auto"/>
        <w:rPr>
          <w:rFonts w:ascii="Times New Roman" w:hAnsi="Times New Roman" w:cs="Times New Roman"/>
        </w:rPr>
      </w:pPr>
      <w:r w:rsidRPr="004701D7">
        <w:rPr>
          <w:rFonts w:ascii="Times New Roman" w:hAnsi="Times New Roman" w:cs="Times New Roman"/>
        </w:rPr>
        <w:t xml:space="preserve">end </w:t>
      </w:r>
      <w:proofErr w:type="spellStart"/>
      <w:proofErr w:type="gramStart"/>
      <w:r w:rsidRPr="004701D7">
        <w:rPr>
          <w:rFonts w:ascii="Times New Roman" w:hAnsi="Times New Roman" w:cs="Times New Roman"/>
        </w:rPr>
        <w:t>Behavioral</w:t>
      </w:r>
      <w:proofErr w:type="spellEnd"/>
      <w:r w:rsidRPr="004701D7">
        <w:rPr>
          <w:rFonts w:ascii="Times New Roman" w:hAnsi="Times New Roman" w:cs="Times New Roman"/>
        </w:rPr>
        <w:t>;</w:t>
      </w:r>
      <w:proofErr w:type="gramEnd"/>
    </w:p>
    <w:p w14:paraId="6156E992" w14:textId="77777777" w:rsidR="003632B7" w:rsidRDefault="003632B7" w:rsidP="004701D7">
      <w:pPr>
        <w:spacing w:line="240" w:lineRule="auto"/>
        <w:rPr>
          <w:rFonts w:ascii="Times New Roman" w:hAnsi="Times New Roman" w:cs="Times New Roman"/>
          <w:b/>
          <w:bCs/>
        </w:rPr>
      </w:pPr>
      <w:r>
        <w:rPr>
          <w:rFonts w:ascii="Times New Roman" w:hAnsi="Times New Roman" w:cs="Times New Roman"/>
          <w:b/>
          <w:bCs/>
        </w:rPr>
        <w:br w:type="page"/>
      </w:r>
    </w:p>
    <w:p w14:paraId="2C9F74A8" w14:textId="39889522" w:rsidR="00F24170" w:rsidRPr="00F24170" w:rsidRDefault="008F44ED" w:rsidP="00F24170">
      <w:pPr>
        <w:spacing w:line="360" w:lineRule="auto"/>
        <w:outlineLvl w:val="1"/>
        <w:rPr>
          <w:rFonts w:ascii="Times New Roman" w:hAnsi="Times New Roman" w:cs="Times New Roman"/>
          <w:b/>
          <w:bCs/>
          <w:sz w:val="24"/>
          <w:szCs w:val="24"/>
        </w:rPr>
      </w:pPr>
      <w:bookmarkStart w:id="78" w:name="_Toc128402418"/>
      <w:r>
        <w:rPr>
          <w:rFonts w:ascii="Times New Roman" w:hAnsi="Times New Roman" w:cs="Times New Roman"/>
          <w:b/>
          <w:bCs/>
          <w:sz w:val="24"/>
          <w:szCs w:val="24"/>
        </w:rPr>
        <w:lastRenderedPageBreak/>
        <w:t>4</w:t>
      </w:r>
      <w:r w:rsidR="000D443F" w:rsidRPr="00AC1ABA">
        <w:rPr>
          <w:rFonts w:ascii="Times New Roman" w:hAnsi="Times New Roman" w:cs="Times New Roman"/>
          <w:b/>
          <w:bCs/>
          <w:sz w:val="24"/>
          <w:szCs w:val="24"/>
        </w:rPr>
        <w:t>.6 VHDL code for max</w:t>
      </w:r>
      <w:bookmarkEnd w:id="78"/>
    </w:p>
    <w:p w14:paraId="7C4B0D6C" w14:textId="77777777" w:rsidR="00F24170" w:rsidRPr="00F24170" w:rsidRDefault="00F24170" w:rsidP="00F24170">
      <w:pPr>
        <w:spacing w:line="240" w:lineRule="auto"/>
        <w:rPr>
          <w:rFonts w:ascii="Times New Roman" w:hAnsi="Times New Roman" w:cs="Times New Roman"/>
        </w:rPr>
      </w:pPr>
      <w:r w:rsidRPr="00F24170">
        <w:rPr>
          <w:rFonts w:ascii="Times New Roman" w:hAnsi="Times New Roman" w:cs="Times New Roman"/>
        </w:rPr>
        <w:t xml:space="preserve">library </w:t>
      </w:r>
      <w:proofErr w:type="gramStart"/>
      <w:r w:rsidRPr="00F24170">
        <w:rPr>
          <w:rFonts w:ascii="Times New Roman" w:hAnsi="Times New Roman" w:cs="Times New Roman"/>
        </w:rPr>
        <w:t>IEEE;</w:t>
      </w:r>
      <w:proofErr w:type="gramEnd"/>
    </w:p>
    <w:p w14:paraId="664ED182" w14:textId="77777777" w:rsidR="00F24170" w:rsidRPr="00F24170" w:rsidRDefault="00F24170" w:rsidP="00F24170">
      <w:pPr>
        <w:spacing w:line="240" w:lineRule="auto"/>
        <w:rPr>
          <w:rFonts w:ascii="Times New Roman" w:hAnsi="Times New Roman" w:cs="Times New Roman"/>
        </w:rPr>
      </w:pPr>
      <w:r w:rsidRPr="00F24170">
        <w:rPr>
          <w:rFonts w:ascii="Times New Roman" w:hAnsi="Times New Roman" w:cs="Times New Roman"/>
        </w:rPr>
        <w:t xml:space="preserve">use </w:t>
      </w:r>
      <w:proofErr w:type="gramStart"/>
      <w:r w:rsidRPr="00F24170">
        <w:rPr>
          <w:rFonts w:ascii="Times New Roman" w:hAnsi="Times New Roman" w:cs="Times New Roman"/>
        </w:rPr>
        <w:t>IEEE.STD_LOGIC_1164.ALL;</w:t>
      </w:r>
      <w:proofErr w:type="gramEnd"/>
    </w:p>
    <w:p w14:paraId="78C84A01" w14:textId="77777777" w:rsidR="00F24170" w:rsidRPr="00F24170" w:rsidRDefault="00F24170" w:rsidP="00F24170">
      <w:pPr>
        <w:spacing w:line="240" w:lineRule="auto"/>
        <w:rPr>
          <w:rFonts w:ascii="Times New Roman" w:hAnsi="Times New Roman" w:cs="Times New Roman"/>
        </w:rPr>
      </w:pPr>
      <w:r w:rsidRPr="00F24170">
        <w:rPr>
          <w:rFonts w:ascii="Times New Roman" w:hAnsi="Times New Roman" w:cs="Times New Roman"/>
        </w:rPr>
        <w:t xml:space="preserve">use </w:t>
      </w:r>
      <w:proofErr w:type="spellStart"/>
      <w:proofErr w:type="gramStart"/>
      <w:r w:rsidRPr="00F24170">
        <w:rPr>
          <w:rFonts w:ascii="Times New Roman" w:hAnsi="Times New Roman" w:cs="Times New Roman"/>
        </w:rPr>
        <w:t>ieee.std_logic_unsigned.all</w:t>
      </w:r>
      <w:proofErr w:type="spellEnd"/>
      <w:r w:rsidRPr="00F24170">
        <w:rPr>
          <w:rFonts w:ascii="Times New Roman" w:hAnsi="Times New Roman" w:cs="Times New Roman"/>
        </w:rPr>
        <w:t>;</w:t>
      </w:r>
      <w:proofErr w:type="gramEnd"/>
    </w:p>
    <w:p w14:paraId="4CADD1A2" w14:textId="38EA66AE" w:rsidR="00F24170" w:rsidRPr="00F24170" w:rsidRDefault="00F24170" w:rsidP="00F24170">
      <w:pPr>
        <w:spacing w:line="240" w:lineRule="auto"/>
        <w:rPr>
          <w:rFonts w:ascii="Times New Roman" w:hAnsi="Times New Roman" w:cs="Times New Roman"/>
        </w:rPr>
      </w:pPr>
      <w:r w:rsidRPr="00F24170">
        <w:rPr>
          <w:rFonts w:ascii="Times New Roman" w:hAnsi="Times New Roman" w:cs="Times New Roman"/>
        </w:rPr>
        <w:t xml:space="preserve">use </w:t>
      </w:r>
      <w:proofErr w:type="spellStart"/>
      <w:proofErr w:type="gramStart"/>
      <w:r w:rsidRPr="00F24170">
        <w:rPr>
          <w:rFonts w:ascii="Times New Roman" w:hAnsi="Times New Roman" w:cs="Times New Roman"/>
        </w:rPr>
        <w:t>ieee.numeric_std.all</w:t>
      </w:r>
      <w:proofErr w:type="spellEnd"/>
      <w:r w:rsidRPr="00F24170">
        <w:rPr>
          <w:rFonts w:ascii="Times New Roman" w:hAnsi="Times New Roman" w:cs="Times New Roman"/>
        </w:rPr>
        <w:t>;</w:t>
      </w:r>
      <w:proofErr w:type="gramEnd"/>
    </w:p>
    <w:p w14:paraId="4350036D" w14:textId="77777777" w:rsidR="00F24170" w:rsidRPr="00F24170" w:rsidRDefault="00F24170" w:rsidP="00F24170">
      <w:pPr>
        <w:spacing w:line="240" w:lineRule="auto"/>
        <w:rPr>
          <w:rFonts w:ascii="Times New Roman" w:hAnsi="Times New Roman" w:cs="Times New Roman"/>
        </w:rPr>
      </w:pPr>
    </w:p>
    <w:p w14:paraId="6FA042B0" w14:textId="77777777" w:rsidR="00F24170" w:rsidRPr="00F24170" w:rsidRDefault="00F24170" w:rsidP="00F24170">
      <w:pPr>
        <w:spacing w:line="240" w:lineRule="auto"/>
        <w:rPr>
          <w:rFonts w:ascii="Times New Roman" w:hAnsi="Times New Roman" w:cs="Times New Roman"/>
        </w:rPr>
      </w:pPr>
      <w:r w:rsidRPr="00F24170">
        <w:rPr>
          <w:rFonts w:ascii="Times New Roman" w:hAnsi="Times New Roman" w:cs="Times New Roman"/>
        </w:rPr>
        <w:t xml:space="preserve">entity max </w:t>
      </w:r>
      <w:proofErr w:type="gramStart"/>
      <w:r w:rsidRPr="00F24170">
        <w:rPr>
          <w:rFonts w:ascii="Times New Roman" w:hAnsi="Times New Roman" w:cs="Times New Roman"/>
        </w:rPr>
        <w:t>is</w:t>
      </w:r>
      <w:proofErr w:type="gramEnd"/>
    </w:p>
    <w:p w14:paraId="722B4ED3" w14:textId="77777777" w:rsidR="00F24170" w:rsidRPr="00F24170" w:rsidRDefault="00F24170" w:rsidP="00F24170">
      <w:pPr>
        <w:spacing w:line="240" w:lineRule="auto"/>
        <w:rPr>
          <w:rFonts w:ascii="Times New Roman" w:hAnsi="Times New Roman" w:cs="Times New Roman"/>
        </w:rPr>
      </w:pPr>
      <w:r w:rsidRPr="00F24170">
        <w:rPr>
          <w:rFonts w:ascii="Times New Roman" w:hAnsi="Times New Roman" w:cs="Times New Roman"/>
        </w:rPr>
        <w:t xml:space="preserve">  Port ( </w:t>
      </w:r>
    </w:p>
    <w:p w14:paraId="027BDC48" w14:textId="77777777" w:rsidR="00F24170" w:rsidRPr="00F24170" w:rsidRDefault="00F24170" w:rsidP="00F24170">
      <w:pPr>
        <w:spacing w:line="240" w:lineRule="auto"/>
        <w:rPr>
          <w:rFonts w:ascii="Times New Roman" w:hAnsi="Times New Roman" w:cs="Times New Roman"/>
        </w:rPr>
      </w:pPr>
      <w:r w:rsidRPr="00F24170">
        <w:rPr>
          <w:rFonts w:ascii="Times New Roman" w:hAnsi="Times New Roman" w:cs="Times New Roman"/>
        </w:rPr>
        <w:t xml:space="preserve">            </w:t>
      </w:r>
      <w:proofErr w:type="spellStart"/>
      <w:r w:rsidRPr="00F24170">
        <w:rPr>
          <w:rFonts w:ascii="Times New Roman" w:hAnsi="Times New Roman" w:cs="Times New Roman"/>
        </w:rPr>
        <w:t>clk</w:t>
      </w:r>
      <w:proofErr w:type="spellEnd"/>
      <w:r w:rsidRPr="00F24170">
        <w:rPr>
          <w:rFonts w:ascii="Times New Roman" w:hAnsi="Times New Roman" w:cs="Times New Roman"/>
        </w:rPr>
        <w:t xml:space="preserve">, </w:t>
      </w:r>
      <w:proofErr w:type="gramStart"/>
      <w:r w:rsidRPr="00F24170">
        <w:rPr>
          <w:rFonts w:ascii="Times New Roman" w:hAnsi="Times New Roman" w:cs="Times New Roman"/>
        </w:rPr>
        <w:t>reset  :</w:t>
      </w:r>
      <w:proofErr w:type="gramEnd"/>
      <w:r w:rsidRPr="00F24170">
        <w:rPr>
          <w:rFonts w:ascii="Times New Roman" w:hAnsi="Times New Roman" w:cs="Times New Roman"/>
        </w:rPr>
        <w:t xml:space="preserve"> in </w:t>
      </w:r>
      <w:proofErr w:type="spellStart"/>
      <w:r w:rsidRPr="00F24170">
        <w:rPr>
          <w:rFonts w:ascii="Times New Roman" w:hAnsi="Times New Roman" w:cs="Times New Roman"/>
        </w:rPr>
        <w:t>std_logic</w:t>
      </w:r>
      <w:proofErr w:type="spellEnd"/>
      <w:r w:rsidRPr="00F24170">
        <w:rPr>
          <w:rFonts w:ascii="Times New Roman" w:hAnsi="Times New Roman" w:cs="Times New Roman"/>
        </w:rPr>
        <w:t>;</w:t>
      </w:r>
    </w:p>
    <w:p w14:paraId="64BE71B9" w14:textId="77777777" w:rsidR="00F24170" w:rsidRPr="00F24170" w:rsidRDefault="00F24170" w:rsidP="00F24170">
      <w:pPr>
        <w:spacing w:line="240" w:lineRule="auto"/>
        <w:rPr>
          <w:rFonts w:ascii="Times New Roman" w:hAnsi="Times New Roman" w:cs="Times New Roman"/>
        </w:rPr>
      </w:pPr>
      <w:r w:rsidRPr="00F24170">
        <w:rPr>
          <w:rFonts w:ascii="Times New Roman" w:hAnsi="Times New Roman" w:cs="Times New Roman"/>
        </w:rPr>
        <w:t xml:space="preserve">            -----------------------------------------------------</w:t>
      </w:r>
    </w:p>
    <w:p w14:paraId="791DAF8E" w14:textId="77777777" w:rsidR="00F24170" w:rsidRPr="00F24170" w:rsidRDefault="00F24170" w:rsidP="00F24170">
      <w:pPr>
        <w:spacing w:line="240" w:lineRule="auto"/>
        <w:rPr>
          <w:rFonts w:ascii="Times New Roman" w:hAnsi="Times New Roman" w:cs="Times New Roman"/>
        </w:rPr>
      </w:pPr>
      <w:r w:rsidRPr="00F24170">
        <w:rPr>
          <w:rFonts w:ascii="Times New Roman" w:hAnsi="Times New Roman" w:cs="Times New Roman"/>
        </w:rPr>
        <w:t xml:space="preserve">            --control signal from multiply </w:t>
      </w:r>
    </w:p>
    <w:p w14:paraId="02E4DA45" w14:textId="77777777" w:rsidR="00F24170" w:rsidRPr="0018563F" w:rsidRDefault="00F24170" w:rsidP="00F24170">
      <w:pPr>
        <w:spacing w:line="240" w:lineRule="auto"/>
        <w:rPr>
          <w:rFonts w:ascii="Times New Roman" w:hAnsi="Times New Roman" w:cs="Times New Roman"/>
        </w:rPr>
      </w:pPr>
      <w:r w:rsidRPr="00F24170">
        <w:rPr>
          <w:rFonts w:ascii="Times New Roman" w:hAnsi="Times New Roman" w:cs="Times New Roman"/>
        </w:rPr>
        <w:t xml:space="preserve">            </w:t>
      </w:r>
      <w:r w:rsidRPr="0018563F">
        <w:rPr>
          <w:rFonts w:ascii="Times New Roman" w:hAnsi="Times New Roman" w:cs="Times New Roman"/>
        </w:rPr>
        <w:t>max_en      : in std_logic;</w:t>
      </w:r>
    </w:p>
    <w:p w14:paraId="209629F6" w14:textId="77777777" w:rsidR="00F24170" w:rsidRPr="00F24170" w:rsidRDefault="00F24170" w:rsidP="00F24170">
      <w:pPr>
        <w:spacing w:line="240" w:lineRule="auto"/>
        <w:rPr>
          <w:rFonts w:ascii="Times New Roman" w:hAnsi="Times New Roman" w:cs="Times New Roman"/>
        </w:rPr>
      </w:pPr>
      <w:r w:rsidRPr="0018563F">
        <w:rPr>
          <w:rFonts w:ascii="Times New Roman" w:hAnsi="Times New Roman" w:cs="Times New Roman"/>
        </w:rPr>
        <w:t xml:space="preserve">            </w:t>
      </w:r>
      <w:r w:rsidRPr="00F24170">
        <w:rPr>
          <w:rFonts w:ascii="Times New Roman" w:hAnsi="Times New Roman" w:cs="Times New Roman"/>
        </w:rPr>
        <w:t xml:space="preserve">--data from multiply </w:t>
      </w:r>
    </w:p>
    <w:p w14:paraId="3BD4923E" w14:textId="77777777" w:rsidR="00F24170" w:rsidRPr="00F24170" w:rsidRDefault="00F24170" w:rsidP="00F24170">
      <w:pPr>
        <w:spacing w:line="240" w:lineRule="auto"/>
        <w:rPr>
          <w:rFonts w:ascii="Times New Roman" w:hAnsi="Times New Roman" w:cs="Times New Roman"/>
        </w:rPr>
      </w:pPr>
      <w:r w:rsidRPr="00F24170">
        <w:rPr>
          <w:rFonts w:ascii="Times New Roman" w:hAnsi="Times New Roman" w:cs="Times New Roman"/>
        </w:rPr>
        <w:t xml:space="preserve">            </w:t>
      </w:r>
      <w:proofErr w:type="spellStart"/>
      <w:r w:rsidRPr="00F24170">
        <w:rPr>
          <w:rFonts w:ascii="Times New Roman" w:hAnsi="Times New Roman" w:cs="Times New Roman"/>
        </w:rPr>
        <w:t>data_out</w:t>
      </w:r>
      <w:proofErr w:type="spellEnd"/>
      <w:r w:rsidRPr="00F24170">
        <w:rPr>
          <w:rFonts w:ascii="Times New Roman" w:hAnsi="Times New Roman" w:cs="Times New Roman"/>
        </w:rPr>
        <w:t xml:space="preserve">  </w:t>
      </w:r>
      <w:proofErr w:type="gramStart"/>
      <w:r w:rsidRPr="00F24170">
        <w:rPr>
          <w:rFonts w:ascii="Times New Roman" w:hAnsi="Times New Roman" w:cs="Times New Roman"/>
        </w:rPr>
        <w:t xml:space="preserve">  :</w:t>
      </w:r>
      <w:proofErr w:type="gramEnd"/>
      <w:r w:rsidRPr="00F24170">
        <w:rPr>
          <w:rFonts w:ascii="Times New Roman" w:hAnsi="Times New Roman" w:cs="Times New Roman"/>
        </w:rPr>
        <w:t xml:space="preserve"> in </w:t>
      </w:r>
      <w:proofErr w:type="spellStart"/>
      <w:r w:rsidRPr="00F24170">
        <w:rPr>
          <w:rFonts w:ascii="Times New Roman" w:hAnsi="Times New Roman" w:cs="Times New Roman"/>
        </w:rPr>
        <w:t>std_logic_vector</w:t>
      </w:r>
      <w:proofErr w:type="spellEnd"/>
      <w:r w:rsidRPr="00F24170">
        <w:rPr>
          <w:rFonts w:ascii="Times New Roman" w:hAnsi="Times New Roman" w:cs="Times New Roman"/>
        </w:rPr>
        <w:t xml:space="preserve">(17 </w:t>
      </w:r>
      <w:proofErr w:type="spellStart"/>
      <w:r w:rsidRPr="00F24170">
        <w:rPr>
          <w:rFonts w:ascii="Times New Roman" w:hAnsi="Times New Roman" w:cs="Times New Roman"/>
        </w:rPr>
        <w:t>downto</w:t>
      </w:r>
      <w:proofErr w:type="spellEnd"/>
      <w:r w:rsidRPr="00F24170">
        <w:rPr>
          <w:rFonts w:ascii="Times New Roman" w:hAnsi="Times New Roman" w:cs="Times New Roman"/>
        </w:rPr>
        <w:t xml:space="preserve"> 0);</w:t>
      </w:r>
    </w:p>
    <w:p w14:paraId="147EC854" w14:textId="77777777" w:rsidR="00F24170" w:rsidRPr="00F24170" w:rsidRDefault="00F24170" w:rsidP="00F24170">
      <w:pPr>
        <w:spacing w:line="240" w:lineRule="auto"/>
        <w:rPr>
          <w:rFonts w:ascii="Times New Roman" w:hAnsi="Times New Roman" w:cs="Times New Roman"/>
        </w:rPr>
      </w:pPr>
      <w:r w:rsidRPr="00F24170">
        <w:rPr>
          <w:rFonts w:ascii="Times New Roman" w:hAnsi="Times New Roman" w:cs="Times New Roman"/>
        </w:rPr>
        <w:t xml:space="preserve">            -----------------------------------------------------</w:t>
      </w:r>
    </w:p>
    <w:p w14:paraId="5ED80219" w14:textId="77777777" w:rsidR="00F24170" w:rsidRPr="00F24170" w:rsidRDefault="00F24170" w:rsidP="00F24170">
      <w:pPr>
        <w:spacing w:line="240" w:lineRule="auto"/>
        <w:rPr>
          <w:rFonts w:ascii="Times New Roman" w:hAnsi="Times New Roman" w:cs="Times New Roman"/>
        </w:rPr>
      </w:pPr>
      <w:r w:rsidRPr="00F24170">
        <w:rPr>
          <w:rFonts w:ascii="Times New Roman" w:hAnsi="Times New Roman" w:cs="Times New Roman"/>
        </w:rPr>
        <w:t xml:space="preserve">            --find the maximum data</w:t>
      </w:r>
    </w:p>
    <w:p w14:paraId="1FD57324" w14:textId="77777777" w:rsidR="00F24170" w:rsidRPr="00F24170" w:rsidRDefault="00F24170" w:rsidP="00F24170">
      <w:pPr>
        <w:spacing w:line="240" w:lineRule="auto"/>
        <w:rPr>
          <w:rFonts w:ascii="Times New Roman" w:hAnsi="Times New Roman" w:cs="Times New Roman"/>
        </w:rPr>
      </w:pPr>
      <w:r w:rsidRPr="00F24170">
        <w:rPr>
          <w:rFonts w:ascii="Times New Roman" w:hAnsi="Times New Roman" w:cs="Times New Roman"/>
        </w:rPr>
        <w:t xml:space="preserve">            </w:t>
      </w:r>
      <w:proofErr w:type="spellStart"/>
      <w:r w:rsidRPr="00F24170">
        <w:rPr>
          <w:rFonts w:ascii="Times New Roman" w:hAnsi="Times New Roman" w:cs="Times New Roman"/>
        </w:rPr>
        <w:t>max_out</w:t>
      </w:r>
      <w:proofErr w:type="spellEnd"/>
      <w:r w:rsidRPr="00F24170">
        <w:rPr>
          <w:rFonts w:ascii="Times New Roman" w:hAnsi="Times New Roman" w:cs="Times New Roman"/>
        </w:rPr>
        <w:t xml:space="preserve">   </w:t>
      </w:r>
      <w:proofErr w:type="gramStart"/>
      <w:r w:rsidRPr="00F24170">
        <w:rPr>
          <w:rFonts w:ascii="Times New Roman" w:hAnsi="Times New Roman" w:cs="Times New Roman"/>
        </w:rPr>
        <w:t xml:space="preserve">  :</w:t>
      </w:r>
      <w:proofErr w:type="gramEnd"/>
      <w:r w:rsidRPr="00F24170">
        <w:rPr>
          <w:rFonts w:ascii="Times New Roman" w:hAnsi="Times New Roman" w:cs="Times New Roman"/>
        </w:rPr>
        <w:t xml:space="preserve"> out </w:t>
      </w:r>
      <w:proofErr w:type="spellStart"/>
      <w:r w:rsidRPr="00F24170">
        <w:rPr>
          <w:rFonts w:ascii="Times New Roman" w:hAnsi="Times New Roman" w:cs="Times New Roman"/>
        </w:rPr>
        <w:t>std_logic_vector</w:t>
      </w:r>
      <w:proofErr w:type="spellEnd"/>
      <w:r w:rsidRPr="00F24170">
        <w:rPr>
          <w:rFonts w:ascii="Times New Roman" w:hAnsi="Times New Roman" w:cs="Times New Roman"/>
        </w:rPr>
        <w:t xml:space="preserve">(17 </w:t>
      </w:r>
      <w:proofErr w:type="spellStart"/>
      <w:r w:rsidRPr="00F24170">
        <w:rPr>
          <w:rFonts w:ascii="Times New Roman" w:hAnsi="Times New Roman" w:cs="Times New Roman"/>
        </w:rPr>
        <w:t>downto</w:t>
      </w:r>
      <w:proofErr w:type="spellEnd"/>
      <w:r w:rsidRPr="00F24170">
        <w:rPr>
          <w:rFonts w:ascii="Times New Roman" w:hAnsi="Times New Roman" w:cs="Times New Roman"/>
        </w:rPr>
        <w:t xml:space="preserve"> 0); </w:t>
      </w:r>
    </w:p>
    <w:p w14:paraId="5AAF01CB" w14:textId="77777777" w:rsidR="00F24170" w:rsidRPr="00F24170" w:rsidRDefault="00F24170" w:rsidP="00F24170">
      <w:pPr>
        <w:spacing w:line="240" w:lineRule="auto"/>
        <w:rPr>
          <w:rFonts w:ascii="Times New Roman" w:hAnsi="Times New Roman" w:cs="Times New Roman"/>
        </w:rPr>
      </w:pPr>
      <w:r w:rsidRPr="00F24170">
        <w:rPr>
          <w:rFonts w:ascii="Times New Roman" w:hAnsi="Times New Roman" w:cs="Times New Roman"/>
        </w:rPr>
        <w:t xml:space="preserve">            </w:t>
      </w:r>
      <w:proofErr w:type="spellStart"/>
      <w:r w:rsidRPr="00F24170">
        <w:rPr>
          <w:rFonts w:ascii="Times New Roman" w:hAnsi="Times New Roman" w:cs="Times New Roman"/>
        </w:rPr>
        <w:t>clk_out</w:t>
      </w:r>
      <w:proofErr w:type="spellEnd"/>
      <w:r w:rsidRPr="00F24170">
        <w:rPr>
          <w:rFonts w:ascii="Times New Roman" w:hAnsi="Times New Roman" w:cs="Times New Roman"/>
        </w:rPr>
        <w:t xml:space="preserve">   </w:t>
      </w:r>
      <w:proofErr w:type="gramStart"/>
      <w:r w:rsidRPr="00F24170">
        <w:rPr>
          <w:rFonts w:ascii="Times New Roman" w:hAnsi="Times New Roman" w:cs="Times New Roman"/>
        </w:rPr>
        <w:t xml:space="preserve">  :</w:t>
      </w:r>
      <w:proofErr w:type="gramEnd"/>
      <w:r w:rsidRPr="00F24170">
        <w:rPr>
          <w:rFonts w:ascii="Times New Roman" w:hAnsi="Times New Roman" w:cs="Times New Roman"/>
        </w:rPr>
        <w:t xml:space="preserve"> out </w:t>
      </w:r>
      <w:proofErr w:type="spellStart"/>
      <w:r w:rsidRPr="00F24170">
        <w:rPr>
          <w:rFonts w:ascii="Times New Roman" w:hAnsi="Times New Roman" w:cs="Times New Roman"/>
        </w:rPr>
        <w:t>std_logic</w:t>
      </w:r>
      <w:proofErr w:type="spellEnd"/>
    </w:p>
    <w:p w14:paraId="06E4C129" w14:textId="77777777" w:rsidR="00F24170" w:rsidRPr="00F24170" w:rsidRDefault="00F24170" w:rsidP="00F24170">
      <w:pPr>
        <w:spacing w:line="240" w:lineRule="auto"/>
        <w:rPr>
          <w:rFonts w:ascii="Times New Roman" w:hAnsi="Times New Roman" w:cs="Times New Roman"/>
        </w:rPr>
      </w:pPr>
      <w:r w:rsidRPr="00F24170">
        <w:rPr>
          <w:rFonts w:ascii="Times New Roman" w:hAnsi="Times New Roman" w:cs="Times New Roman"/>
        </w:rPr>
        <w:t xml:space="preserve">            -----------------------------------------------------</w:t>
      </w:r>
    </w:p>
    <w:p w14:paraId="0783B60B" w14:textId="77777777" w:rsidR="00F24170" w:rsidRPr="00F24170" w:rsidRDefault="00F24170" w:rsidP="00F24170">
      <w:pPr>
        <w:spacing w:line="240" w:lineRule="auto"/>
        <w:rPr>
          <w:rFonts w:ascii="Times New Roman" w:hAnsi="Times New Roman" w:cs="Times New Roman"/>
        </w:rPr>
      </w:pPr>
      <w:r w:rsidRPr="00F24170">
        <w:rPr>
          <w:rFonts w:ascii="Times New Roman" w:hAnsi="Times New Roman" w:cs="Times New Roman"/>
        </w:rPr>
        <w:t xml:space="preserve">  );</w:t>
      </w:r>
    </w:p>
    <w:p w14:paraId="62EB6B42" w14:textId="77777777" w:rsidR="00F24170" w:rsidRPr="00F24170" w:rsidRDefault="00F24170" w:rsidP="00F24170">
      <w:pPr>
        <w:spacing w:line="240" w:lineRule="auto"/>
        <w:rPr>
          <w:rFonts w:ascii="Times New Roman" w:hAnsi="Times New Roman" w:cs="Times New Roman"/>
        </w:rPr>
      </w:pPr>
      <w:r w:rsidRPr="00F24170">
        <w:rPr>
          <w:rFonts w:ascii="Times New Roman" w:hAnsi="Times New Roman" w:cs="Times New Roman"/>
        </w:rPr>
        <w:t xml:space="preserve">end </w:t>
      </w:r>
      <w:proofErr w:type="gramStart"/>
      <w:r w:rsidRPr="00F24170">
        <w:rPr>
          <w:rFonts w:ascii="Times New Roman" w:hAnsi="Times New Roman" w:cs="Times New Roman"/>
        </w:rPr>
        <w:t>max;</w:t>
      </w:r>
      <w:proofErr w:type="gramEnd"/>
    </w:p>
    <w:p w14:paraId="45410810" w14:textId="14436FB8" w:rsidR="00F24170" w:rsidRPr="00F24170" w:rsidRDefault="00F24170" w:rsidP="00F24170">
      <w:pPr>
        <w:spacing w:line="240" w:lineRule="auto"/>
        <w:rPr>
          <w:rFonts w:ascii="Times New Roman" w:hAnsi="Times New Roman" w:cs="Times New Roman"/>
        </w:rPr>
      </w:pPr>
      <w:r w:rsidRPr="00F24170">
        <w:rPr>
          <w:rFonts w:ascii="Times New Roman" w:hAnsi="Times New Roman" w:cs="Times New Roman"/>
        </w:rPr>
        <w:t xml:space="preserve">architecture </w:t>
      </w:r>
      <w:proofErr w:type="spellStart"/>
      <w:r w:rsidRPr="00F24170">
        <w:rPr>
          <w:rFonts w:ascii="Times New Roman" w:hAnsi="Times New Roman" w:cs="Times New Roman"/>
        </w:rPr>
        <w:t>Behavioral</w:t>
      </w:r>
      <w:proofErr w:type="spellEnd"/>
      <w:r w:rsidRPr="00F24170">
        <w:rPr>
          <w:rFonts w:ascii="Times New Roman" w:hAnsi="Times New Roman" w:cs="Times New Roman"/>
        </w:rPr>
        <w:t xml:space="preserve"> of max </w:t>
      </w:r>
      <w:proofErr w:type="gramStart"/>
      <w:r w:rsidRPr="00F24170">
        <w:rPr>
          <w:rFonts w:ascii="Times New Roman" w:hAnsi="Times New Roman" w:cs="Times New Roman"/>
        </w:rPr>
        <w:t>is</w:t>
      </w:r>
      <w:proofErr w:type="gramEnd"/>
    </w:p>
    <w:p w14:paraId="6ADF2613" w14:textId="77777777" w:rsidR="00F24170" w:rsidRPr="00F24170" w:rsidRDefault="00F24170" w:rsidP="00F24170">
      <w:pPr>
        <w:spacing w:line="240" w:lineRule="auto"/>
        <w:rPr>
          <w:rFonts w:ascii="Times New Roman" w:hAnsi="Times New Roman" w:cs="Times New Roman"/>
        </w:rPr>
      </w:pPr>
      <w:r w:rsidRPr="00F24170">
        <w:rPr>
          <w:rFonts w:ascii="Times New Roman" w:hAnsi="Times New Roman" w:cs="Times New Roman"/>
        </w:rPr>
        <w:t xml:space="preserve">component ff </w:t>
      </w:r>
      <w:proofErr w:type="gramStart"/>
      <w:r w:rsidRPr="00F24170">
        <w:rPr>
          <w:rFonts w:ascii="Times New Roman" w:hAnsi="Times New Roman" w:cs="Times New Roman"/>
        </w:rPr>
        <w:t>is</w:t>
      </w:r>
      <w:proofErr w:type="gramEnd"/>
    </w:p>
    <w:p w14:paraId="0DC4A60F" w14:textId="77777777" w:rsidR="00F24170" w:rsidRPr="00F24170" w:rsidRDefault="00F24170" w:rsidP="00F24170">
      <w:pPr>
        <w:spacing w:line="240" w:lineRule="auto"/>
        <w:rPr>
          <w:rFonts w:ascii="Times New Roman" w:hAnsi="Times New Roman" w:cs="Times New Roman"/>
        </w:rPr>
      </w:pPr>
      <w:r w:rsidRPr="00F24170">
        <w:rPr>
          <w:rFonts w:ascii="Times New Roman" w:hAnsi="Times New Roman" w:cs="Times New Roman"/>
        </w:rPr>
        <w:t xml:space="preserve">  generic(</w:t>
      </w:r>
      <w:proofErr w:type="spellStart"/>
      <w:proofErr w:type="gramStart"/>
      <w:r w:rsidRPr="00F24170">
        <w:rPr>
          <w:rFonts w:ascii="Times New Roman" w:hAnsi="Times New Roman" w:cs="Times New Roman"/>
        </w:rPr>
        <w:t>N:integer</w:t>
      </w:r>
      <w:proofErr w:type="spellEnd"/>
      <w:proofErr w:type="gramEnd"/>
      <w:r w:rsidRPr="00F24170">
        <w:rPr>
          <w:rFonts w:ascii="Times New Roman" w:hAnsi="Times New Roman" w:cs="Times New Roman"/>
        </w:rPr>
        <w:t>:=1);</w:t>
      </w:r>
    </w:p>
    <w:p w14:paraId="4C234A5E" w14:textId="77777777" w:rsidR="00F24170" w:rsidRPr="00F24170" w:rsidRDefault="00F24170" w:rsidP="00F24170">
      <w:pPr>
        <w:spacing w:line="240" w:lineRule="auto"/>
        <w:rPr>
          <w:rFonts w:ascii="Times New Roman" w:hAnsi="Times New Roman" w:cs="Times New Roman"/>
        </w:rPr>
      </w:pPr>
      <w:r w:rsidRPr="00F24170">
        <w:rPr>
          <w:rFonts w:ascii="Times New Roman" w:hAnsi="Times New Roman" w:cs="Times New Roman"/>
        </w:rPr>
        <w:t xml:space="preserve">  </w:t>
      </w:r>
      <w:proofErr w:type="gramStart"/>
      <w:r w:rsidRPr="00F24170">
        <w:rPr>
          <w:rFonts w:ascii="Times New Roman" w:hAnsi="Times New Roman" w:cs="Times New Roman"/>
        </w:rPr>
        <w:t xml:space="preserve">port(  </w:t>
      </w:r>
      <w:proofErr w:type="gramEnd"/>
      <w:r w:rsidRPr="00F24170">
        <w:rPr>
          <w:rFonts w:ascii="Times New Roman" w:hAnsi="Times New Roman" w:cs="Times New Roman"/>
        </w:rPr>
        <w:t xml:space="preserve"> D  :  in </w:t>
      </w:r>
      <w:proofErr w:type="spellStart"/>
      <w:r w:rsidRPr="00F24170">
        <w:rPr>
          <w:rFonts w:ascii="Times New Roman" w:hAnsi="Times New Roman" w:cs="Times New Roman"/>
        </w:rPr>
        <w:t>std_logic_vector</w:t>
      </w:r>
      <w:proofErr w:type="spellEnd"/>
      <w:r w:rsidRPr="00F24170">
        <w:rPr>
          <w:rFonts w:ascii="Times New Roman" w:hAnsi="Times New Roman" w:cs="Times New Roman"/>
        </w:rPr>
        <w:t xml:space="preserve">(N-1 </w:t>
      </w:r>
      <w:proofErr w:type="spellStart"/>
      <w:r w:rsidRPr="00F24170">
        <w:rPr>
          <w:rFonts w:ascii="Times New Roman" w:hAnsi="Times New Roman" w:cs="Times New Roman"/>
        </w:rPr>
        <w:t>downto</w:t>
      </w:r>
      <w:proofErr w:type="spellEnd"/>
      <w:r w:rsidRPr="00F24170">
        <w:rPr>
          <w:rFonts w:ascii="Times New Roman" w:hAnsi="Times New Roman" w:cs="Times New Roman"/>
        </w:rPr>
        <w:t xml:space="preserve"> 0);</w:t>
      </w:r>
    </w:p>
    <w:p w14:paraId="00E8C57B" w14:textId="77777777" w:rsidR="00F24170" w:rsidRPr="00F24170" w:rsidRDefault="00F24170" w:rsidP="00F24170">
      <w:pPr>
        <w:spacing w:line="240" w:lineRule="auto"/>
        <w:rPr>
          <w:rFonts w:ascii="Times New Roman" w:hAnsi="Times New Roman" w:cs="Times New Roman"/>
        </w:rPr>
      </w:pPr>
      <w:r w:rsidRPr="00F24170">
        <w:rPr>
          <w:rFonts w:ascii="Times New Roman" w:hAnsi="Times New Roman" w:cs="Times New Roman"/>
        </w:rPr>
        <w:t xml:space="preserve">          </w:t>
      </w:r>
      <w:proofErr w:type="gramStart"/>
      <w:r w:rsidRPr="00F24170">
        <w:rPr>
          <w:rFonts w:ascii="Times New Roman" w:hAnsi="Times New Roman" w:cs="Times New Roman"/>
        </w:rPr>
        <w:t>Q  :</w:t>
      </w:r>
      <w:proofErr w:type="gramEnd"/>
      <w:r w:rsidRPr="00F24170">
        <w:rPr>
          <w:rFonts w:ascii="Times New Roman" w:hAnsi="Times New Roman" w:cs="Times New Roman"/>
        </w:rPr>
        <w:t xml:space="preserve">  out </w:t>
      </w:r>
      <w:proofErr w:type="spellStart"/>
      <w:r w:rsidRPr="00F24170">
        <w:rPr>
          <w:rFonts w:ascii="Times New Roman" w:hAnsi="Times New Roman" w:cs="Times New Roman"/>
        </w:rPr>
        <w:t>std_logic_vector</w:t>
      </w:r>
      <w:proofErr w:type="spellEnd"/>
      <w:r w:rsidRPr="00F24170">
        <w:rPr>
          <w:rFonts w:ascii="Times New Roman" w:hAnsi="Times New Roman" w:cs="Times New Roman"/>
        </w:rPr>
        <w:t xml:space="preserve">(N-1 </w:t>
      </w:r>
      <w:proofErr w:type="spellStart"/>
      <w:r w:rsidRPr="00F24170">
        <w:rPr>
          <w:rFonts w:ascii="Times New Roman" w:hAnsi="Times New Roman" w:cs="Times New Roman"/>
        </w:rPr>
        <w:t>downto</w:t>
      </w:r>
      <w:proofErr w:type="spellEnd"/>
      <w:r w:rsidRPr="00F24170">
        <w:rPr>
          <w:rFonts w:ascii="Times New Roman" w:hAnsi="Times New Roman" w:cs="Times New Roman"/>
        </w:rPr>
        <w:t xml:space="preserve"> 0);</w:t>
      </w:r>
    </w:p>
    <w:p w14:paraId="7CEC9E2D" w14:textId="77777777" w:rsidR="00F24170" w:rsidRPr="00F24170" w:rsidRDefault="00F24170" w:rsidP="00F24170">
      <w:pPr>
        <w:spacing w:line="240" w:lineRule="auto"/>
        <w:rPr>
          <w:rFonts w:ascii="Times New Roman" w:hAnsi="Times New Roman" w:cs="Times New Roman"/>
        </w:rPr>
      </w:pPr>
      <w:r w:rsidRPr="00F24170">
        <w:rPr>
          <w:rFonts w:ascii="Times New Roman" w:hAnsi="Times New Roman" w:cs="Times New Roman"/>
        </w:rPr>
        <w:t xml:space="preserve">        </w:t>
      </w:r>
      <w:proofErr w:type="spellStart"/>
      <w:proofErr w:type="gramStart"/>
      <w:r w:rsidRPr="00F24170">
        <w:rPr>
          <w:rFonts w:ascii="Times New Roman" w:hAnsi="Times New Roman" w:cs="Times New Roman"/>
        </w:rPr>
        <w:t>clk</w:t>
      </w:r>
      <w:proofErr w:type="spellEnd"/>
      <w:r w:rsidRPr="00F24170">
        <w:rPr>
          <w:rFonts w:ascii="Times New Roman" w:hAnsi="Times New Roman" w:cs="Times New Roman"/>
        </w:rPr>
        <w:t xml:space="preserve">  :</w:t>
      </w:r>
      <w:proofErr w:type="gramEnd"/>
      <w:r w:rsidRPr="00F24170">
        <w:rPr>
          <w:rFonts w:ascii="Times New Roman" w:hAnsi="Times New Roman" w:cs="Times New Roman"/>
        </w:rPr>
        <w:t xml:space="preserve">  in </w:t>
      </w:r>
      <w:proofErr w:type="spellStart"/>
      <w:r w:rsidRPr="00F24170">
        <w:rPr>
          <w:rFonts w:ascii="Times New Roman" w:hAnsi="Times New Roman" w:cs="Times New Roman"/>
        </w:rPr>
        <w:t>std_logic</w:t>
      </w:r>
      <w:proofErr w:type="spellEnd"/>
      <w:r w:rsidRPr="00F24170">
        <w:rPr>
          <w:rFonts w:ascii="Times New Roman" w:hAnsi="Times New Roman" w:cs="Times New Roman"/>
        </w:rPr>
        <w:t>;</w:t>
      </w:r>
    </w:p>
    <w:p w14:paraId="1C7D21C8" w14:textId="77777777" w:rsidR="00F24170" w:rsidRPr="00F24170" w:rsidRDefault="00F24170" w:rsidP="00F24170">
      <w:pPr>
        <w:spacing w:line="240" w:lineRule="auto"/>
        <w:rPr>
          <w:rFonts w:ascii="Times New Roman" w:hAnsi="Times New Roman" w:cs="Times New Roman"/>
        </w:rPr>
      </w:pPr>
      <w:r w:rsidRPr="00F24170">
        <w:rPr>
          <w:rFonts w:ascii="Times New Roman" w:hAnsi="Times New Roman" w:cs="Times New Roman"/>
        </w:rPr>
        <w:t xml:space="preserve">        reset:  in </w:t>
      </w:r>
      <w:proofErr w:type="spellStart"/>
      <w:r w:rsidRPr="00F24170">
        <w:rPr>
          <w:rFonts w:ascii="Times New Roman" w:hAnsi="Times New Roman" w:cs="Times New Roman"/>
        </w:rPr>
        <w:t>std_</w:t>
      </w:r>
      <w:proofErr w:type="gramStart"/>
      <w:r w:rsidRPr="00F24170">
        <w:rPr>
          <w:rFonts w:ascii="Times New Roman" w:hAnsi="Times New Roman" w:cs="Times New Roman"/>
        </w:rPr>
        <w:t>logic</w:t>
      </w:r>
      <w:proofErr w:type="spellEnd"/>
      <w:proofErr w:type="gramEnd"/>
    </w:p>
    <w:p w14:paraId="0785B739" w14:textId="77777777" w:rsidR="00F24170" w:rsidRPr="00F24170" w:rsidRDefault="00F24170" w:rsidP="00F24170">
      <w:pPr>
        <w:spacing w:line="240" w:lineRule="auto"/>
        <w:rPr>
          <w:rFonts w:ascii="Times New Roman" w:hAnsi="Times New Roman" w:cs="Times New Roman"/>
        </w:rPr>
      </w:pPr>
      <w:r w:rsidRPr="00F24170">
        <w:rPr>
          <w:rFonts w:ascii="Times New Roman" w:hAnsi="Times New Roman" w:cs="Times New Roman"/>
        </w:rPr>
        <w:t xml:space="preserve">      );</w:t>
      </w:r>
    </w:p>
    <w:p w14:paraId="2FD2B6B6" w14:textId="77777777" w:rsidR="00F24170" w:rsidRPr="00F24170" w:rsidRDefault="00F24170" w:rsidP="00F24170">
      <w:pPr>
        <w:spacing w:line="240" w:lineRule="auto"/>
        <w:rPr>
          <w:rFonts w:ascii="Times New Roman" w:hAnsi="Times New Roman" w:cs="Times New Roman"/>
        </w:rPr>
      </w:pPr>
      <w:r w:rsidRPr="00F24170">
        <w:rPr>
          <w:rFonts w:ascii="Times New Roman" w:hAnsi="Times New Roman" w:cs="Times New Roman"/>
        </w:rPr>
        <w:t xml:space="preserve">end </w:t>
      </w:r>
      <w:proofErr w:type="gramStart"/>
      <w:r w:rsidRPr="00F24170">
        <w:rPr>
          <w:rFonts w:ascii="Times New Roman" w:hAnsi="Times New Roman" w:cs="Times New Roman"/>
        </w:rPr>
        <w:t>component;</w:t>
      </w:r>
      <w:proofErr w:type="gramEnd"/>
    </w:p>
    <w:p w14:paraId="41B83604" w14:textId="77777777" w:rsidR="00F24170" w:rsidRPr="00F24170" w:rsidRDefault="00F24170" w:rsidP="00F24170">
      <w:pPr>
        <w:spacing w:line="240" w:lineRule="auto"/>
        <w:rPr>
          <w:rFonts w:ascii="Times New Roman" w:hAnsi="Times New Roman" w:cs="Times New Roman"/>
        </w:rPr>
      </w:pPr>
    </w:p>
    <w:p w14:paraId="52FCFF62" w14:textId="77777777" w:rsidR="00F24170" w:rsidRPr="00F24170" w:rsidRDefault="00F24170" w:rsidP="00F24170">
      <w:pPr>
        <w:spacing w:line="240" w:lineRule="auto"/>
        <w:rPr>
          <w:rFonts w:ascii="Times New Roman" w:hAnsi="Times New Roman" w:cs="Times New Roman"/>
        </w:rPr>
      </w:pPr>
      <w:r w:rsidRPr="00F24170">
        <w:rPr>
          <w:rFonts w:ascii="Times New Roman" w:hAnsi="Times New Roman" w:cs="Times New Roman"/>
        </w:rPr>
        <w:t xml:space="preserve">signal count, </w:t>
      </w:r>
      <w:proofErr w:type="spellStart"/>
      <w:r w:rsidRPr="00F24170">
        <w:rPr>
          <w:rFonts w:ascii="Times New Roman" w:hAnsi="Times New Roman" w:cs="Times New Roman"/>
        </w:rPr>
        <w:t>count_</w:t>
      </w:r>
      <w:proofErr w:type="gramStart"/>
      <w:r w:rsidRPr="00F24170">
        <w:rPr>
          <w:rFonts w:ascii="Times New Roman" w:hAnsi="Times New Roman" w:cs="Times New Roman"/>
        </w:rPr>
        <w:t>nxt</w:t>
      </w:r>
      <w:proofErr w:type="spellEnd"/>
      <w:r w:rsidRPr="00F24170">
        <w:rPr>
          <w:rFonts w:ascii="Times New Roman" w:hAnsi="Times New Roman" w:cs="Times New Roman"/>
        </w:rPr>
        <w:t xml:space="preserve"> :</w:t>
      </w:r>
      <w:proofErr w:type="gramEnd"/>
      <w:r w:rsidRPr="00F24170">
        <w:rPr>
          <w:rFonts w:ascii="Times New Roman" w:hAnsi="Times New Roman" w:cs="Times New Roman"/>
        </w:rPr>
        <w:t xml:space="preserve"> </w:t>
      </w:r>
      <w:proofErr w:type="spellStart"/>
      <w:r w:rsidRPr="00F24170">
        <w:rPr>
          <w:rFonts w:ascii="Times New Roman" w:hAnsi="Times New Roman" w:cs="Times New Roman"/>
        </w:rPr>
        <w:t>std_logic_vector</w:t>
      </w:r>
      <w:proofErr w:type="spellEnd"/>
      <w:r w:rsidRPr="00F24170">
        <w:rPr>
          <w:rFonts w:ascii="Times New Roman" w:hAnsi="Times New Roman" w:cs="Times New Roman"/>
        </w:rPr>
        <w:t xml:space="preserve">(6 </w:t>
      </w:r>
      <w:proofErr w:type="spellStart"/>
      <w:r w:rsidRPr="00F24170">
        <w:rPr>
          <w:rFonts w:ascii="Times New Roman" w:hAnsi="Times New Roman" w:cs="Times New Roman"/>
        </w:rPr>
        <w:t>downto</w:t>
      </w:r>
      <w:proofErr w:type="spellEnd"/>
      <w:r w:rsidRPr="00F24170">
        <w:rPr>
          <w:rFonts w:ascii="Times New Roman" w:hAnsi="Times New Roman" w:cs="Times New Roman"/>
        </w:rPr>
        <w:t xml:space="preserve"> 0); </w:t>
      </w:r>
    </w:p>
    <w:p w14:paraId="4EDE3AD4" w14:textId="77777777" w:rsidR="00F24170" w:rsidRPr="00F24170" w:rsidRDefault="00F24170" w:rsidP="00F24170">
      <w:pPr>
        <w:spacing w:line="240" w:lineRule="auto"/>
        <w:rPr>
          <w:rFonts w:ascii="Times New Roman" w:hAnsi="Times New Roman" w:cs="Times New Roman"/>
        </w:rPr>
      </w:pPr>
      <w:r w:rsidRPr="00F24170">
        <w:rPr>
          <w:rFonts w:ascii="Times New Roman" w:hAnsi="Times New Roman" w:cs="Times New Roman"/>
        </w:rPr>
        <w:t xml:space="preserve">signal </w:t>
      </w:r>
      <w:proofErr w:type="spellStart"/>
      <w:r w:rsidRPr="00F24170">
        <w:rPr>
          <w:rFonts w:ascii="Times New Roman" w:hAnsi="Times New Roman" w:cs="Times New Roman"/>
        </w:rPr>
        <w:t>data_max</w:t>
      </w:r>
      <w:proofErr w:type="spellEnd"/>
      <w:r w:rsidRPr="00F24170">
        <w:rPr>
          <w:rFonts w:ascii="Times New Roman" w:hAnsi="Times New Roman" w:cs="Times New Roman"/>
        </w:rPr>
        <w:t xml:space="preserve">, </w:t>
      </w:r>
      <w:proofErr w:type="spellStart"/>
      <w:r w:rsidRPr="00F24170">
        <w:rPr>
          <w:rFonts w:ascii="Times New Roman" w:hAnsi="Times New Roman" w:cs="Times New Roman"/>
        </w:rPr>
        <w:t>data_max_nxt</w:t>
      </w:r>
      <w:proofErr w:type="spellEnd"/>
      <w:r w:rsidRPr="00F24170">
        <w:rPr>
          <w:rFonts w:ascii="Times New Roman" w:hAnsi="Times New Roman" w:cs="Times New Roman"/>
        </w:rPr>
        <w:t xml:space="preserve"> </w:t>
      </w:r>
      <w:proofErr w:type="gramStart"/>
      <w:r w:rsidRPr="00F24170">
        <w:rPr>
          <w:rFonts w:ascii="Times New Roman" w:hAnsi="Times New Roman" w:cs="Times New Roman"/>
        </w:rPr>
        <w:t xml:space="preserve">  :</w:t>
      </w:r>
      <w:proofErr w:type="gramEnd"/>
      <w:r w:rsidRPr="00F24170">
        <w:rPr>
          <w:rFonts w:ascii="Times New Roman" w:hAnsi="Times New Roman" w:cs="Times New Roman"/>
        </w:rPr>
        <w:t xml:space="preserve"> </w:t>
      </w:r>
      <w:proofErr w:type="spellStart"/>
      <w:r w:rsidRPr="00F24170">
        <w:rPr>
          <w:rFonts w:ascii="Times New Roman" w:hAnsi="Times New Roman" w:cs="Times New Roman"/>
        </w:rPr>
        <w:t>std_logic_vector</w:t>
      </w:r>
      <w:proofErr w:type="spellEnd"/>
      <w:r w:rsidRPr="00F24170">
        <w:rPr>
          <w:rFonts w:ascii="Times New Roman" w:hAnsi="Times New Roman" w:cs="Times New Roman"/>
        </w:rPr>
        <w:t xml:space="preserve">(17 </w:t>
      </w:r>
      <w:proofErr w:type="spellStart"/>
      <w:r w:rsidRPr="00F24170">
        <w:rPr>
          <w:rFonts w:ascii="Times New Roman" w:hAnsi="Times New Roman" w:cs="Times New Roman"/>
        </w:rPr>
        <w:t>downto</w:t>
      </w:r>
      <w:proofErr w:type="spellEnd"/>
      <w:r w:rsidRPr="00F24170">
        <w:rPr>
          <w:rFonts w:ascii="Times New Roman" w:hAnsi="Times New Roman" w:cs="Times New Roman"/>
        </w:rPr>
        <w:t xml:space="preserve"> 0) := (others =&gt; '0');</w:t>
      </w:r>
    </w:p>
    <w:p w14:paraId="5B33499A" w14:textId="77777777" w:rsidR="00F24170" w:rsidRPr="00F24170" w:rsidRDefault="00F24170" w:rsidP="00F24170">
      <w:pPr>
        <w:spacing w:line="240" w:lineRule="auto"/>
        <w:rPr>
          <w:rFonts w:ascii="Times New Roman" w:hAnsi="Times New Roman" w:cs="Times New Roman"/>
        </w:rPr>
      </w:pPr>
    </w:p>
    <w:p w14:paraId="599B88BD" w14:textId="77777777" w:rsidR="00F24170" w:rsidRPr="00F24170" w:rsidRDefault="00F24170" w:rsidP="00F24170">
      <w:pPr>
        <w:spacing w:line="240" w:lineRule="auto"/>
        <w:rPr>
          <w:rFonts w:ascii="Times New Roman" w:hAnsi="Times New Roman" w:cs="Times New Roman"/>
        </w:rPr>
      </w:pPr>
      <w:r w:rsidRPr="00F24170">
        <w:rPr>
          <w:rFonts w:ascii="Times New Roman" w:hAnsi="Times New Roman" w:cs="Times New Roman"/>
        </w:rPr>
        <w:t>begin</w:t>
      </w:r>
    </w:p>
    <w:p w14:paraId="3ED994CD" w14:textId="77777777" w:rsidR="00F24170" w:rsidRPr="00F24170" w:rsidRDefault="00F24170" w:rsidP="00F24170">
      <w:pPr>
        <w:spacing w:line="240" w:lineRule="auto"/>
        <w:rPr>
          <w:rFonts w:ascii="Times New Roman" w:hAnsi="Times New Roman" w:cs="Times New Roman"/>
        </w:rPr>
      </w:pPr>
      <w:proofErr w:type="spellStart"/>
      <w:r w:rsidRPr="00F24170">
        <w:rPr>
          <w:rFonts w:ascii="Times New Roman" w:hAnsi="Times New Roman" w:cs="Times New Roman"/>
        </w:rPr>
        <w:t>max_out</w:t>
      </w:r>
      <w:proofErr w:type="spellEnd"/>
      <w:r w:rsidRPr="00F24170">
        <w:rPr>
          <w:rFonts w:ascii="Times New Roman" w:hAnsi="Times New Roman" w:cs="Times New Roman"/>
        </w:rPr>
        <w:t xml:space="preserve"> &lt;= </w:t>
      </w:r>
      <w:proofErr w:type="spellStart"/>
      <w:r w:rsidRPr="00F24170">
        <w:rPr>
          <w:rFonts w:ascii="Times New Roman" w:hAnsi="Times New Roman" w:cs="Times New Roman"/>
        </w:rPr>
        <w:t>data_</w:t>
      </w:r>
      <w:proofErr w:type="gramStart"/>
      <w:r w:rsidRPr="00F24170">
        <w:rPr>
          <w:rFonts w:ascii="Times New Roman" w:hAnsi="Times New Roman" w:cs="Times New Roman"/>
        </w:rPr>
        <w:t>max</w:t>
      </w:r>
      <w:proofErr w:type="spellEnd"/>
      <w:r w:rsidRPr="00F24170">
        <w:rPr>
          <w:rFonts w:ascii="Times New Roman" w:hAnsi="Times New Roman" w:cs="Times New Roman"/>
        </w:rPr>
        <w:t>;</w:t>
      </w:r>
      <w:proofErr w:type="gramEnd"/>
      <w:r w:rsidRPr="00F24170">
        <w:rPr>
          <w:rFonts w:ascii="Times New Roman" w:hAnsi="Times New Roman" w:cs="Times New Roman"/>
        </w:rPr>
        <w:t xml:space="preserve"> </w:t>
      </w:r>
    </w:p>
    <w:p w14:paraId="7F2262E8" w14:textId="78F7AE72" w:rsidR="00F24170" w:rsidRPr="00F24170" w:rsidRDefault="00F24170" w:rsidP="00F24170">
      <w:pPr>
        <w:spacing w:line="240" w:lineRule="auto"/>
        <w:rPr>
          <w:rFonts w:ascii="Times New Roman" w:hAnsi="Times New Roman" w:cs="Times New Roman"/>
        </w:rPr>
      </w:pPr>
      <w:proofErr w:type="spellStart"/>
      <w:r w:rsidRPr="00F24170">
        <w:rPr>
          <w:rFonts w:ascii="Times New Roman" w:hAnsi="Times New Roman" w:cs="Times New Roman"/>
        </w:rPr>
        <w:t>clk_out</w:t>
      </w:r>
      <w:proofErr w:type="spellEnd"/>
      <w:r w:rsidRPr="00F24170">
        <w:rPr>
          <w:rFonts w:ascii="Times New Roman" w:hAnsi="Times New Roman" w:cs="Times New Roman"/>
        </w:rPr>
        <w:t xml:space="preserve"> &lt;= </w:t>
      </w:r>
      <w:proofErr w:type="spellStart"/>
      <w:proofErr w:type="gramStart"/>
      <w:r w:rsidRPr="00F24170">
        <w:rPr>
          <w:rFonts w:ascii="Times New Roman" w:hAnsi="Times New Roman" w:cs="Times New Roman"/>
        </w:rPr>
        <w:t>clk</w:t>
      </w:r>
      <w:proofErr w:type="spellEnd"/>
      <w:r w:rsidRPr="00F24170">
        <w:rPr>
          <w:rFonts w:ascii="Times New Roman" w:hAnsi="Times New Roman" w:cs="Times New Roman"/>
        </w:rPr>
        <w:t>;</w:t>
      </w:r>
      <w:proofErr w:type="gramEnd"/>
    </w:p>
    <w:p w14:paraId="653968AC" w14:textId="77777777" w:rsidR="00F24170" w:rsidRPr="00F24170" w:rsidRDefault="00F24170" w:rsidP="00F24170">
      <w:pPr>
        <w:spacing w:line="240" w:lineRule="auto"/>
        <w:rPr>
          <w:rFonts w:ascii="Times New Roman" w:hAnsi="Times New Roman" w:cs="Times New Roman"/>
        </w:rPr>
      </w:pPr>
      <w:proofErr w:type="spellStart"/>
      <w:r w:rsidRPr="00F24170">
        <w:rPr>
          <w:rFonts w:ascii="Times New Roman" w:hAnsi="Times New Roman" w:cs="Times New Roman"/>
        </w:rPr>
        <w:t>data_max_nxt</w:t>
      </w:r>
      <w:proofErr w:type="spellEnd"/>
      <w:r w:rsidRPr="00F24170">
        <w:rPr>
          <w:rFonts w:ascii="Times New Roman" w:hAnsi="Times New Roman" w:cs="Times New Roman"/>
        </w:rPr>
        <w:t xml:space="preserve"> &lt;= </w:t>
      </w:r>
      <w:proofErr w:type="spellStart"/>
      <w:r w:rsidRPr="00F24170">
        <w:rPr>
          <w:rFonts w:ascii="Times New Roman" w:hAnsi="Times New Roman" w:cs="Times New Roman"/>
        </w:rPr>
        <w:t>data_out</w:t>
      </w:r>
      <w:proofErr w:type="spellEnd"/>
      <w:r w:rsidRPr="00F24170">
        <w:rPr>
          <w:rFonts w:ascii="Times New Roman" w:hAnsi="Times New Roman" w:cs="Times New Roman"/>
        </w:rPr>
        <w:t xml:space="preserve"> when </w:t>
      </w:r>
      <w:proofErr w:type="spellStart"/>
      <w:r w:rsidRPr="00F24170">
        <w:rPr>
          <w:rFonts w:ascii="Times New Roman" w:hAnsi="Times New Roman" w:cs="Times New Roman"/>
        </w:rPr>
        <w:t>data_max</w:t>
      </w:r>
      <w:proofErr w:type="spellEnd"/>
      <w:r w:rsidRPr="00F24170">
        <w:rPr>
          <w:rFonts w:ascii="Times New Roman" w:hAnsi="Times New Roman" w:cs="Times New Roman"/>
        </w:rPr>
        <w:t xml:space="preserve"> &lt; </w:t>
      </w:r>
      <w:proofErr w:type="spellStart"/>
      <w:r w:rsidRPr="00F24170">
        <w:rPr>
          <w:rFonts w:ascii="Times New Roman" w:hAnsi="Times New Roman" w:cs="Times New Roman"/>
        </w:rPr>
        <w:t>data_out</w:t>
      </w:r>
      <w:proofErr w:type="spellEnd"/>
      <w:r w:rsidRPr="00F24170">
        <w:rPr>
          <w:rFonts w:ascii="Times New Roman" w:hAnsi="Times New Roman" w:cs="Times New Roman"/>
        </w:rPr>
        <w:t xml:space="preserve"> else </w:t>
      </w:r>
      <w:proofErr w:type="spellStart"/>
      <w:r w:rsidRPr="00F24170">
        <w:rPr>
          <w:rFonts w:ascii="Times New Roman" w:hAnsi="Times New Roman" w:cs="Times New Roman"/>
        </w:rPr>
        <w:t>data_</w:t>
      </w:r>
      <w:proofErr w:type="gramStart"/>
      <w:r w:rsidRPr="00F24170">
        <w:rPr>
          <w:rFonts w:ascii="Times New Roman" w:hAnsi="Times New Roman" w:cs="Times New Roman"/>
        </w:rPr>
        <w:t>max</w:t>
      </w:r>
      <w:proofErr w:type="spellEnd"/>
      <w:r w:rsidRPr="00F24170">
        <w:rPr>
          <w:rFonts w:ascii="Times New Roman" w:hAnsi="Times New Roman" w:cs="Times New Roman"/>
        </w:rPr>
        <w:t>;</w:t>
      </w:r>
      <w:proofErr w:type="gramEnd"/>
      <w:r w:rsidRPr="00F24170">
        <w:rPr>
          <w:rFonts w:ascii="Times New Roman" w:hAnsi="Times New Roman" w:cs="Times New Roman"/>
        </w:rPr>
        <w:t xml:space="preserve"> </w:t>
      </w:r>
    </w:p>
    <w:p w14:paraId="2A90693C" w14:textId="77777777" w:rsidR="00F24170" w:rsidRPr="00F24170" w:rsidRDefault="00F24170" w:rsidP="00F24170">
      <w:pPr>
        <w:spacing w:line="240" w:lineRule="auto"/>
        <w:rPr>
          <w:rFonts w:ascii="Times New Roman" w:hAnsi="Times New Roman" w:cs="Times New Roman"/>
        </w:rPr>
      </w:pPr>
    </w:p>
    <w:p w14:paraId="0121F97E" w14:textId="77777777" w:rsidR="00F24170" w:rsidRPr="00F24170" w:rsidRDefault="00F24170" w:rsidP="00F24170">
      <w:pPr>
        <w:spacing w:line="240" w:lineRule="auto"/>
        <w:rPr>
          <w:rFonts w:ascii="Times New Roman" w:hAnsi="Times New Roman" w:cs="Times New Roman"/>
        </w:rPr>
      </w:pPr>
      <w:r w:rsidRPr="00F24170">
        <w:rPr>
          <w:rFonts w:ascii="Times New Roman" w:hAnsi="Times New Roman" w:cs="Times New Roman"/>
        </w:rPr>
        <w:t>--Flip Flop-------------------------------------------------</w:t>
      </w:r>
    </w:p>
    <w:p w14:paraId="0F6D1052" w14:textId="77777777" w:rsidR="00F24170" w:rsidRPr="00F24170" w:rsidRDefault="00F24170" w:rsidP="00F24170">
      <w:pPr>
        <w:spacing w:line="240" w:lineRule="auto"/>
        <w:rPr>
          <w:rFonts w:ascii="Times New Roman" w:hAnsi="Times New Roman" w:cs="Times New Roman"/>
        </w:rPr>
      </w:pPr>
      <w:proofErr w:type="spellStart"/>
      <w:r w:rsidRPr="00F24170">
        <w:rPr>
          <w:rFonts w:ascii="Times New Roman" w:hAnsi="Times New Roman" w:cs="Times New Roman"/>
        </w:rPr>
        <w:t>compare_data</w:t>
      </w:r>
      <w:proofErr w:type="spellEnd"/>
      <w:r w:rsidRPr="00F24170">
        <w:rPr>
          <w:rFonts w:ascii="Times New Roman" w:hAnsi="Times New Roman" w:cs="Times New Roman"/>
        </w:rPr>
        <w:t xml:space="preserve">: </w:t>
      </w:r>
      <w:proofErr w:type="gramStart"/>
      <w:r w:rsidRPr="00F24170">
        <w:rPr>
          <w:rFonts w:ascii="Times New Roman" w:hAnsi="Times New Roman" w:cs="Times New Roman"/>
        </w:rPr>
        <w:t>FF</w:t>
      </w:r>
      <w:proofErr w:type="gramEnd"/>
      <w:r w:rsidRPr="00F24170">
        <w:rPr>
          <w:rFonts w:ascii="Times New Roman" w:hAnsi="Times New Roman" w:cs="Times New Roman"/>
        </w:rPr>
        <w:t xml:space="preserve"> </w:t>
      </w:r>
    </w:p>
    <w:p w14:paraId="6617E072" w14:textId="77777777" w:rsidR="00F24170" w:rsidRPr="00F24170" w:rsidRDefault="00F24170" w:rsidP="00F24170">
      <w:pPr>
        <w:spacing w:line="240" w:lineRule="auto"/>
        <w:rPr>
          <w:rFonts w:ascii="Times New Roman" w:hAnsi="Times New Roman" w:cs="Times New Roman"/>
        </w:rPr>
      </w:pPr>
      <w:r w:rsidRPr="00F24170">
        <w:rPr>
          <w:rFonts w:ascii="Times New Roman" w:hAnsi="Times New Roman" w:cs="Times New Roman"/>
        </w:rPr>
        <w:t xml:space="preserve">  generic </w:t>
      </w:r>
      <w:proofErr w:type="gramStart"/>
      <w:r w:rsidRPr="00F24170">
        <w:rPr>
          <w:rFonts w:ascii="Times New Roman" w:hAnsi="Times New Roman" w:cs="Times New Roman"/>
        </w:rPr>
        <w:t>map(</w:t>
      </w:r>
      <w:proofErr w:type="gramEnd"/>
      <w:r w:rsidRPr="00F24170">
        <w:rPr>
          <w:rFonts w:ascii="Times New Roman" w:hAnsi="Times New Roman" w:cs="Times New Roman"/>
        </w:rPr>
        <w:t>N =&gt; 18)</w:t>
      </w:r>
    </w:p>
    <w:p w14:paraId="3D0A65C5" w14:textId="77777777" w:rsidR="00F24170" w:rsidRPr="00F24170" w:rsidRDefault="00F24170" w:rsidP="00F24170">
      <w:pPr>
        <w:spacing w:line="240" w:lineRule="auto"/>
        <w:rPr>
          <w:rFonts w:ascii="Times New Roman" w:hAnsi="Times New Roman" w:cs="Times New Roman"/>
        </w:rPr>
      </w:pPr>
      <w:r w:rsidRPr="00F24170">
        <w:rPr>
          <w:rFonts w:ascii="Times New Roman" w:hAnsi="Times New Roman" w:cs="Times New Roman"/>
        </w:rPr>
        <w:lastRenderedPageBreak/>
        <w:t xml:space="preserve">  port </w:t>
      </w:r>
      <w:proofErr w:type="gramStart"/>
      <w:r w:rsidRPr="00F24170">
        <w:rPr>
          <w:rFonts w:ascii="Times New Roman" w:hAnsi="Times New Roman" w:cs="Times New Roman"/>
        </w:rPr>
        <w:t xml:space="preserve">map(  </w:t>
      </w:r>
      <w:proofErr w:type="gramEnd"/>
      <w:r w:rsidRPr="00F24170">
        <w:rPr>
          <w:rFonts w:ascii="Times New Roman" w:hAnsi="Times New Roman" w:cs="Times New Roman"/>
        </w:rPr>
        <w:t xml:space="preserve"> D     =&gt;</w:t>
      </w:r>
      <w:proofErr w:type="spellStart"/>
      <w:r w:rsidRPr="00F24170">
        <w:rPr>
          <w:rFonts w:ascii="Times New Roman" w:hAnsi="Times New Roman" w:cs="Times New Roman"/>
        </w:rPr>
        <w:t>data_max_nxt</w:t>
      </w:r>
      <w:proofErr w:type="spellEnd"/>
      <w:r w:rsidRPr="00F24170">
        <w:rPr>
          <w:rFonts w:ascii="Times New Roman" w:hAnsi="Times New Roman" w:cs="Times New Roman"/>
        </w:rPr>
        <w:t>,</w:t>
      </w:r>
    </w:p>
    <w:p w14:paraId="52EF0B62" w14:textId="77777777" w:rsidR="00F24170" w:rsidRPr="00F24170" w:rsidRDefault="00F24170" w:rsidP="00F24170">
      <w:pPr>
        <w:spacing w:line="240" w:lineRule="auto"/>
        <w:rPr>
          <w:rFonts w:ascii="Times New Roman" w:hAnsi="Times New Roman" w:cs="Times New Roman"/>
        </w:rPr>
      </w:pPr>
      <w:r w:rsidRPr="00F24170">
        <w:rPr>
          <w:rFonts w:ascii="Times New Roman" w:hAnsi="Times New Roman" w:cs="Times New Roman"/>
        </w:rPr>
        <w:t xml:space="preserve">              Q     =&gt;</w:t>
      </w:r>
      <w:proofErr w:type="spellStart"/>
      <w:r w:rsidRPr="00F24170">
        <w:rPr>
          <w:rFonts w:ascii="Times New Roman" w:hAnsi="Times New Roman" w:cs="Times New Roman"/>
        </w:rPr>
        <w:t>data_max</w:t>
      </w:r>
      <w:proofErr w:type="spellEnd"/>
      <w:r w:rsidRPr="00F24170">
        <w:rPr>
          <w:rFonts w:ascii="Times New Roman" w:hAnsi="Times New Roman" w:cs="Times New Roman"/>
        </w:rPr>
        <w:t>,</w:t>
      </w:r>
    </w:p>
    <w:p w14:paraId="3794A01E" w14:textId="77777777" w:rsidR="00F24170" w:rsidRPr="00F24170" w:rsidRDefault="00F24170" w:rsidP="00F24170">
      <w:pPr>
        <w:spacing w:line="240" w:lineRule="auto"/>
        <w:rPr>
          <w:rFonts w:ascii="Times New Roman" w:hAnsi="Times New Roman" w:cs="Times New Roman"/>
        </w:rPr>
      </w:pPr>
      <w:r w:rsidRPr="00F24170">
        <w:rPr>
          <w:rFonts w:ascii="Times New Roman" w:hAnsi="Times New Roman" w:cs="Times New Roman"/>
        </w:rPr>
        <w:t xml:space="preserve">            </w:t>
      </w:r>
      <w:proofErr w:type="spellStart"/>
      <w:r w:rsidRPr="00F24170">
        <w:rPr>
          <w:rFonts w:ascii="Times New Roman" w:hAnsi="Times New Roman" w:cs="Times New Roman"/>
        </w:rPr>
        <w:t>clk</w:t>
      </w:r>
      <w:proofErr w:type="spellEnd"/>
      <w:r w:rsidRPr="00F24170">
        <w:rPr>
          <w:rFonts w:ascii="Times New Roman" w:hAnsi="Times New Roman" w:cs="Times New Roman"/>
        </w:rPr>
        <w:t xml:space="preserve">     =&gt;</w:t>
      </w:r>
      <w:proofErr w:type="spellStart"/>
      <w:r w:rsidRPr="00F24170">
        <w:rPr>
          <w:rFonts w:ascii="Times New Roman" w:hAnsi="Times New Roman" w:cs="Times New Roman"/>
        </w:rPr>
        <w:t>clk</w:t>
      </w:r>
      <w:proofErr w:type="spellEnd"/>
      <w:r w:rsidRPr="00F24170">
        <w:rPr>
          <w:rFonts w:ascii="Times New Roman" w:hAnsi="Times New Roman" w:cs="Times New Roman"/>
        </w:rPr>
        <w:t>,</w:t>
      </w:r>
    </w:p>
    <w:p w14:paraId="5BCF7FDB" w14:textId="77777777" w:rsidR="00F24170" w:rsidRPr="00F24170" w:rsidRDefault="00F24170" w:rsidP="00F24170">
      <w:pPr>
        <w:spacing w:line="240" w:lineRule="auto"/>
        <w:rPr>
          <w:rFonts w:ascii="Times New Roman" w:hAnsi="Times New Roman" w:cs="Times New Roman"/>
        </w:rPr>
      </w:pPr>
      <w:r w:rsidRPr="00F24170">
        <w:rPr>
          <w:rFonts w:ascii="Times New Roman" w:hAnsi="Times New Roman" w:cs="Times New Roman"/>
        </w:rPr>
        <w:t xml:space="preserve">            reset   =&gt;reset</w:t>
      </w:r>
    </w:p>
    <w:p w14:paraId="4268D00C" w14:textId="77777777" w:rsidR="00F24170" w:rsidRPr="00F24170" w:rsidRDefault="00F24170" w:rsidP="00F24170">
      <w:pPr>
        <w:spacing w:line="240" w:lineRule="auto"/>
        <w:rPr>
          <w:rFonts w:ascii="Times New Roman" w:hAnsi="Times New Roman" w:cs="Times New Roman"/>
        </w:rPr>
      </w:pPr>
      <w:r w:rsidRPr="00F24170">
        <w:rPr>
          <w:rFonts w:ascii="Times New Roman" w:hAnsi="Times New Roman" w:cs="Times New Roman"/>
        </w:rPr>
        <w:t xml:space="preserve">      );</w:t>
      </w:r>
    </w:p>
    <w:p w14:paraId="50A7028E" w14:textId="77777777" w:rsidR="00F24170" w:rsidRPr="00F24170" w:rsidRDefault="00F24170" w:rsidP="00F24170">
      <w:pPr>
        <w:spacing w:line="240" w:lineRule="auto"/>
        <w:rPr>
          <w:rFonts w:ascii="Times New Roman" w:hAnsi="Times New Roman" w:cs="Times New Roman"/>
        </w:rPr>
      </w:pPr>
    </w:p>
    <w:p w14:paraId="06CCCCD2" w14:textId="3219D80E" w:rsidR="003632B7" w:rsidRDefault="00F24170" w:rsidP="00F24170">
      <w:pPr>
        <w:spacing w:line="240" w:lineRule="auto"/>
        <w:rPr>
          <w:rFonts w:ascii="Times New Roman" w:hAnsi="Times New Roman" w:cs="Times New Roman"/>
        </w:rPr>
      </w:pPr>
      <w:r w:rsidRPr="00F24170">
        <w:rPr>
          <w:rFonts w:ascii="Times New Roman" w:hAnsi="Times New Roman" w:cs="Times New Roman"/>
        </w:rPr>
        <w:t xml:space="preserve">end </w:t>
      </w:r>
      <w:proofErr w:type="spellStart"/>
      <w:r w:rsidRPr="00F24170">
        <w:rPr>
          <w:rFonts w:ascii="Times New Roman" w:hAnsi="Times New Roman" w:cs="Times New Roman"/>
        </w:rPr>
        <w:t>Behavioral</w:t>
      </w:r>
      <w:proofErr w:type="spellEnd"/>
      <w:r w:rsidRPr="00F24170">
        <w:rPr>
          <w:rFonts w:ascii="Times New Roman" w:hAnsi="Times New Roman" w:cs="Times New Roman"/>
        </w:rPr>
        <w:t>;</w:t>
      </w:r>
      <w:r w:rsidR="003632B7">
        <w:rPr>
          <w:rFonts w:ascii="Times New Roman" w:hAnsi="Times New Roman" w:cs="Times New Roman"/>
        </w:rPr>
        <w:br w:type="page"/>
      </w:r>
    </w:p>
    <w:p w14:paraId="74D45141" w14:textId="43DABD7A" w:rsidR="00360712" w:rsidRPr="00360712" w:rsidRDefault="008F44ED" w:rsidP="00360712">
      <w:pPr>
        <w:spacing w:line="360" w:lineRule="auto"/>
        <w:outlineLvl w:val="1"/>
        <w:rPr>
          <w:rFonts w:ascii="Times New Roman" w:hAnsi="Times New Roman" w:cs="Times New Roman"/>
          <w:b/>
          <w:bCs/>
          <w:sz w:val="24"/>
          <w:szCs w:val="24"/>
        </w:rPr>
      </w:pPr>
      <w:bookmarkStart w:id="79" w:name="_Toc128402419"/>
      <w:r>
        <w:rPr>
          <w:rFonts w:ascii="Times New Roman" w:hAnsi="Times New Roman" w:cs="Times New Roman"/>
          <w:b/>
          <w:bCs/>
          <w:sz w:val="24"/>
          <w:szCs w:val="24"/>
        </w:rPr>
        <w:lastRenderedPageBreak/>
        <w:t>4</w:t>
      </w:r>
      <w:r w:rsidR="000D443F" w:rsidRPr="00AC1ABA">
        <w:rPr>
          <w:rFonts w:ascii="Times New Roman" w:hAnsi="Times New Roman" w:cs="Times New Roman"/>
          <w:b/>
          <w:bCs/>
          <w:sz w:val="24"/>
          <w:szCs w:val="24"/>
        </w:rPr>
        <w:t>.7 VHDL code for top</w:t>
      </w:r>
      <w:bookmarkEnd w:id="79"/>
      <w:r w:rsidR="000D443F" w:rsidRPr="00AC1ABA">
        <w:rPr>
          <w:rFonts w:ascii="Times New Roman" w:hAnsi="Times New Roman" w:cs="Times New Roman"/>
          <w:b/>
          <w:bCs/>
          <w:sz w:val="24"/>
          <w:szCs w:val="24"/>
        </w:rPr>
        <w:t xml:space="preserve"> </w:t>
      </w:r>
    </w:p>
    <w:p w14:paraId="103E1DA2"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library </w:t>
      </w:r>
      <w:proofErr w:type="gramStart"/>
      <w:r w:rsidRPr="00360712">
        <w:rPr>
          <w:rFonts w:ascii="Times New Roman" w:hAnsi="Times New Roman" w:cs="Times New Roman"/>
        </w:rPr>
        <w:t>IEEE;</w:t>
      </w:r>
      <w:proofErr w:type="gramEnd"/>
    </w:p>
    <w:p w14:paraId="3A037C6F"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use </w:t>
      </w:r>
      <w:proofErr w:type="gramStart"/>
      <w:r w:rsidRPr="00360712">
        <w:rPr>
          <w:rFonts w:ascii="Times New Roman" w:hAnsi="Times New Roman" w:cs="Times New Roman"/>
        </w:rPr>
        <w:t>IEEE.STD_LOGIC_1164.ALL;</w:t>
      </w:r>
      <w:proofErr w:type="gramEnd"/>
    </w:p>
    <w:p w14:paraId="32C98B16"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use </w:t>
      </w:r>
      <w:proofErr w:type="spellStart"/>
      <w:proofErr w:type="gramStart"/>
      <w:r w:rsidRPr="00360712">
        <w:rPr>
          <w:rFonts w:ascii="Times New Roman" w:hAnsi="Times New Roman" w:cs="Times New Roman"/>
        </w:rPr>
        <w:t>ieee.std_logic_unsigned.all</w:t>
      </w:r>
      <w:proofErr w:type="spellEnd"/>
      <w:r w:rsidRPr="00360712">
        <w:rPr>
          <w:rFonts w:ascii="Times New Roman" w:hAnsi="Times New Roman" w:cs="Times New Roman"/>
        </w:rPr>
        <w:t>;</w:t>
      </w:r>
      <w:proofErr w:type="gramEnd"/>
    </w:p>
    <w:p w14:paraId="35A79996" w14:textId="23EAF47E"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use </w:t>
      </w:r>
      <w:proofErr w:type="spellStart"/>
      <w:proofErr w:type="gramStart"/>
      <w:r w:rsidRPr="00360712">
        <w:rPr>
          <w:rFonts w:ascii="Times New Roman" w:hAnsi="Times New Roman" w:cs="Times New Roman"/>
        </w:rPr>
        <w:t>ieee.numeric_std.all</w:t>
      </w:r>
      <w:proofErr w:type="spellEnd"/>
      <w:r w:rsidRPr="00360712">
        <w:rPr>
          <w:rFonts w:ascii="Times New Roman" w:hAnsi="Times New Roman" w:cs="Times New Roman"/>
        </w:rPr>
        <w:t>;</w:t>
      </w:r>
      <w:proofErr w:type="gramEnd"/>
    </w:p>
    <w:p w14:paraId="79BBEC53" w14:textId="77777777" w:rsidR="00360712" w:rsidRPr="00360712" w:rsidRDefault="00360712" w:rsidP="00360712">
      <w:pPr>
        <w:spacing w:line="240" w:lineRule="auto"/>
        <w:rPr>
          <w:rFonts w:ascii="Times New Roman" w:hAnsi="Times New Roman" w:cs="Times New Roman"/>
        </w:rPr>
      </w:pPr>
    </w:p>
    <w:p w14:paraId="39662E61"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entity top </w:t>
      </w:r>
      <w:proofErr w:type="gramStart"/>
      <w:r w:rsidRPr="00360712">
        <w:rPr>
          <w:rFonts w:ascii="Times New Roman" w:hAnsi="Times New Roman" w:cs="Times New Roman"/>
        </w:rPr>
        <w:t>is</w:t>
      </w:r>
      <w:proofErr w:type="gramEnd"/>
    </w:p>
    <w:p w14:paraId="200E0D64"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Port ( </w:t>
      </w:r>
    </w:p>
    <w:p w14:paraId="56247A1C"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--input</w:t>
      </w:r>
    </w:p>
    <w:p w14:paraId="506D7AA2"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clki</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 xml:space="preserve">  :</w:t>
      </w:r>
      <w:proofErr w:type="gramEnd"/>
      <w:r w:rsidRPr="00360712">
        <w:rPr>
          <w:rFonts w:ascii="Times New Roman" w:hAnsi="Times New Roman" w:cs="Times New Roman"/>
        </w:rPr>
        <w:t xml:space="preserve"> in </w:t>
      </w:r>
      <w:proofErr w:type="spellStart"/>
      <w:r w:rsidRPr="00360712">
        <w:rPr>
          <w:rFonts w:ascii="Times New Roman" w:hAnsi="Times New Roman" w:cs="Times New Roman"/>
        </w:rPr>
        <w:t>std_logic</w:t>
      </w:r>
      <w:proofErr w:type="spellEnd"/>
      <w:r w:rsidRPr="00360712">
        <w:rPr>
          <w:rFonts w:ascii="Times New Roman" w:hAnsi="Times New Roman" w:cs="Times New Roman"/>
        </w:rPr>
        <w:t>;</w:t>
      </w:r>
    </w:p>
    <w:p w14:paraId="1306795D"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reseti</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 xml:space="preserve">  :</w:t>
      </w:r>
      <w:proofErr w:type="gramEnd"/>
      <w:r w:rsidRPr="00360712">
        <w:rPr>
          <w:rFonts w:ascii="Times New Roman" w:hAnsi="Times New Roman" w:cs="Times New Roman"/>
        </w:rPr>
        <w:t xml:space="preserve"> in </w:t>
      </w:r>
      <w:proofErr w:type="spellStart"/>
      <w:r w:rsidRPr="00360712">
        <w:rPr>
          <w:rFonts w:ascii="Times New Roman" w:hAnsi="Times New Roman" w:cs="Times New Roman"/>
        </w:rPr>
        <w:t>std_logic</w:t>
      </w:r>
      <w:proofErr w:type="spellEnd"/>
      <w:r w:rsidRPr="00360712">
        <w:rPr>
          <w:rFonts w:ascii="Times New Roman" w:hAnsi="Times New Roman" w:cs="Times New Roman"/>
        </w:rPr>
        <w:t>;</w:t>
      </w:r>
    </w:p>
    <w:p w14:paraId="7A6A9676"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starti</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 xml:space="preserve">  :</w:t>
      </w:r>
      <w:proofErr w:type="gramEnd"/>
      <w:r w:rsidRPr="00360712">
        <w:rPr>
          <w:rFonts w:ascii="Times New Roman" w:hAnsi="Times New Roman" w:cs="Times New Roman"/>
        </w:rPr>
        <w:t xml:space="preserve"> in </w:t>
      </w:r>
      <w:proofErr w:type="spellStart"/>
      <w:r w:rsidRPr="00360712">
        <w:rPr>
          <w:rFonts w:ascii="Times New Roman" w:hAnsi="Times New Roman" w:cs="Times New Roman"/>
        </w:rPr>
        <w:t>std_logic</w:t>
      </w:r>
      <w:proofErr w:type="spellEnd"/>
      <w:r w:rsidRPr="00360712">
        <w:rPr>
          <w:rFonts w:ascii="Times New Roman" w:hAnsi="Times New Roman" w:cs="Times New Roman"/>
        </w:rPr>
        <w:t>;</w:t>
      </w:r>
    </w:p>
    <w:p w14:paraId="661B171D"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--output</w:t>
      </w:r>
    </w:p>
    <w:p w14:paraId="3852A341"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start_ld_</w:t>
      </w:r>
      <w:proofErr w:type="gramStart"/>
      <w:r w:rsidRPr="00360712">
        <w:rPr>
          <w:rFonts w:ascii="Times New Roman" w:hAnsi="Times New Roman" w:cs="Times New Roman"/>
        </w:rPr>
        <w:t>inputo</w:t>
      </w:r>
      <w:proofErr w:type="spellEnd"/>
      <w:r w:rsidRPr="00360712">
        <w:rPr>
          <w:rFonts w:ascii="Times New Roman" w:hAnsi="Times New Roman" w:cs="Times New Roman"/>
        </w:rPr>
        <w:t xml:space="preserve"> :</w:t>
      </w:r>
      <w:proofErr w:type="gramEnd"/>
      <w:r w:rsidRPr="00360712">
        <w:rPr>
          <w:rFonts w:ascii="Times New Roman" w:hAnsi="Times New Roman" w:cs="Times New Roman"/>
        </w:rPr>
        <w:t xml:space="preserve"> out </w:t>
      </w:r>
      <w:proofErr w:type="spellStart"/>
      <w:r w:rsidRPr="00360712">
        <w:rPr>
          <w:rFonts w:ascii="Times New Roman" w:hAnsi="Times New Roman" w:cs="Times New Roman"/>
        </w:rPr>
        <w:t>std_logic</w:t>
      </w:r>
      <w:proofErr w:type="spellEnd"/>
      <w:r w:rsidRPr="00360712">
        <w:rPr>
          <w:rFonts w:ascii="Times New Roman" w:hAnsi="Times New Roman" w:cs="Times New Roman"/>
        </w:rPr>
        <w:t>;</w:t>
      </w:r>
    </w:p>
    <w:p w14:paraId="554DC7C8"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start_ld_</w:t>
      </w:r>
      <w:proofErr w:type="gramStart"/>
      <w:r w:rsidRPr="00360712">
        <w:rPr>
          <w:rFonts w:ascii="Times New Roman" w:hAnsi="Times New Roman" w:cs="Times New Roman"/>
        </w:rPr>
        <w:t>coeffo</w:t>
      </w:r>
      <w:proofErr w:type="spellEnd"/>
      <w:r w:rsidRPr="00360712">
        <w:rPr>
          <w:rFonts w:ascii="Times New Roman" w:hAnsi="Times New Roman" w:cs="Times New Roman"/>
        </w:rPr>
        <w:t xml:space="preserve"> :</w:t>
      </w:r>
      <w:proofErr w:type="gramEnd"/>
      <w:r w:rsidRPr="00360712">
        <w:rPr>
          <w:rFonts w:ascii="Times New Roman" w:hAnsi="Times New Roman" w:cs="Times New Roman"/>
        </w:rPr>
        <w:t xml:space="preserve"> out </w:t>
      </w:r>
      <w:proofErr w:type="spellStart"/>
      <w:r w:rsidRPr="00360712">
        <w:rPr>
          <w:rFonts w:ascii="Times New Roman" w:hAnsi="Times New Roman" w:cs="Times New Roman"/>
        </w:rPr>
        <w:t>std_logic</w:t>
      </w:r>
      <w:proofErr w:type="spellEnd"/>
      <w:r w:rsidRPr="00360712">
        <w:rPr>
          <w:rFonts w:ascii="Times New Roman" w:hAnsi="Times New Roman" w:cs="Times New Roman"/>
        </w:rPr>
        <w:t>;</w:t>
      </w:r>
    </w:p>
    <w:p w14:paraId="23F63553"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max_outo</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 xml:space="preserve">  :</w:t>
      </w:r>
      <w:proofErr w:type="gramEnd"/>
      <w:r w:rsidRPr="00360712">
        <w:rPr>
          <w:rFonts w:ascii="Times New Roman" w:hAnsi="Times New Roman" w:cs="Times New Roman"/>
        </w:rPr>
        <w:t xml:space="preserve"> out </w:t>
      </w:r>
      <w:proofErr w:type="spellStart"/>
      <w:r w:rsidRPr="00360712">
        <w:rPr>
          <w:rFonts w:ascii="Times New Roman" w:hAnsi="Times New Roman" w:cs="Times New Roman"/>
        </w:rPr>
        <w:t>std_logic_vector</w:t>
      </w:r>
      <w:proofErr w:type="spellEnd"/>
      <w:r w:rsidRPr="00360712">
        <w:rPr>
          <w:rFonts w:ascii="Times New Roman" w:hAnsi="Times New Roman" w:cs="Times New Roman"/>
        </w:rPr>
        <w:t xml:space="preserve">(17 </w:t>
      </w:r>
      <w:proofErr w:type="spellStart"/>
      <w:r w:rsidRPr="00360712">
        <w:rPr>
          <w:rFonts w:ascii="Times New Roman" w:hAnsi="Times New Roman" w:cs="Times New Roman"/>
        </w:rPr>
        <w:t>downto</w:t>
      </w:r>
      <w:proofErr w:type="spellEnd"/>
      <w:r w:rsidRPr="00360712">
        <w:rPr>
          <w:rFonts w:ascii="Times New Roman" w:hAnsi="Times New Roman" w:cs="Times New Roman"/>
        </w:rPr>
        <w:t xml:space="preserve"> 0);</w:t>
      </w:r>
    </w:p>
    <w:p w14:paraId="376879AF"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clk_out</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 xml:space="preserve">  :</w:t>
      </w:r>
      <w:proofErr w:type="gramEnd"/>
      <w:r w:rsidRPr="00360712">
        <w:rPr>
          <w:rFonts w:ascii="Times New Roman" w:hAnsi="Times New Roman" w:cs="Times New Roman"/>
        </w:rPr>
        <w:t xml:space="preserve"> out </w:t>
      </w:r>
      <w:proofErr w:type="spellStart"/>
      <w:r w:rsidRPr="00360712">
        <w:rPr>
          <w:rFonts w:ascii="Times New Roman" w:hAnsi="Times New Roman" w:cs="Times New Roman"/>
        </w:rPr>
        <w:t>std_logic</w:t>
      </w:r>
      <w:proofErr w:type="spellEnd"/>
    </w:p>
    <w:p w14:paraId="3E1101D2"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
    <w:p w14:paraId="2D7FA790"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end </w:t>
      </w:r>
      <w:proofErr w:type="gramStart"/>
      <w:r w:rsidRPr="00360712">
        <w:rPr>
          <w:rFonts w:ascii="Times New Roman" w:hAnsi="Times New Roman" w:cs="Times New Roman"/>
        </w:rPr>
        <w:t>top;</w:t>
      </w:r>
      <w:proofErr w:type="gramEnd"/>
    </w:p>
    <w:p w14:paraId="154C03BA" w14:textId="77777777" w:rsidR="00360712" w:rsidRPr="00360712" w:rsidRDefault="00360712" w:rsidP="00360712">
      <w:pPr>
        <w:spacing w:line="240" w:lineRule="auto"/>
        <w:rPr>
          <w:rFonts w:ascii="Times New Roman" w:hAnsi="Times New Roman" w:cs="Times New Roman"/>
        </w:rPr>
      </w:pPr>
    </w:p>
    <w:p w14:paraId="2037A3D4"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architecture </w:t>
      </w:r>
      <w:proofErr w:type="spellStart"/>
      <w:r w:rsidRPr="00360712">
        <w:rPr>
          <w:rFonts w:ascii="Times New Roman" w:hAnsi="Times New Roman" w:cs="Times New Roman"/>
        </w:rPr>
        <w:t>Behavioral</w:t>
      </w:r>
      <w:proofErr w:type="spellEnd"/>
      <w:r w:rsidRPr="00360712">
        <w:rPr>
          <w:rFonts w:ascii="Times New Roman" w:hAnsi="Times New Roman" w:cs="Times New Roman"/>
        </w:rPr>
        <w:t xml:space="preserve"> of top </w:t>
      </w:r>
      <w:proofErr w:type="gramStart"/>
      <w:r w:rsidRPr="00360712">
        <w:rPr>
          <w:rFonts w:ascii="Times New Roman" w:hAnsi="Times New Roman" w:cs="Times New Roman"/>
        </w:rPr>
        <w:t>is</w:t>
      </w:r>
      <w:proofErr w:type="gramEnd"/>
    </w:p>
    <w:p w14:paraId="14339760"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component controller </w:t>
      </w:r>
      <w:proofErr w:type="gramStart"/>
      <w:r w:rsidRPr="00360712">
        <w:rPr>
          <w:rFonts w:ascii="Times New Roman" w:hAnsi="Times New Roman" w:cs="Times New Roman"/>
        </w:rPr>
        <w:t>is</w:t>
      </w:r>
      <w:proofErr w:type="gramEnd"/>
    </w:p>
    <w:p w14:paraId="1A42ED02"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Port ( </w:t>
      </w:r>
    </w:p>
    <w:p w14:paraId="148B22DF"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clk</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reset  :</w:t>
      </w:r>
      <w:proofErr w:type="gramEnd"/>
      <w:r w:rsidRPr="00360712">
        <w:rPr>
          <w:rFonts w:ascii="Times New Roman" w:hAnsi="Times New Roman" w:cs="Times New Roman"/>
        </w:rPr>
        <w:t xml:space="preserve"> in </w:t>
      </w:r>
      <w:proofErr w:type="spellStart"/>
      <w:r w:rsidRPr="00360712">
        <w:rPr>
          <w:rFonts w:ascii="Times New Roman" w:hAnsi="Times New Roman" w:cs="Times New Roman"/>
        </w:rPr>
        <w:t>std_logic</w:t>
      </w:r>
      <w:proofErr w:type="spellEnd"/>
      <w:r w:rsidRPr="00360712">
        <w:rPr>
          <w:rFonts w:ascii="Times New Roman" w:hAnsi="Times New Roman" w:cs="Times New Roman"/>
        </w:rPr>
        <w:t>;</w:t>
      </w:r>
    </w:p>
    <w:p w14:paraId="38C580E1"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start     </w:t>
      </w:r>
      <w:proofErr w:type="gramStart"/>
      <w:r w:rsidRPr="00360712">
        <w:rPr>
          <w:rFonts w:ascii="Times New Roman" w:hAnsi="Times New Roman" w:cs="Times New Roman"/>
        </w:rPr>
        <w:t xml:space="preserve">  :</w:t>
      </w:r>
      <w:proofErr w:type="gramEnd"/>
      <w:r w:rsidRPr="00360712">
        <w:rPr>
          <w:rFonts w:ascii="Times New Roman" w:hAnsi="Times New Roman" w:cs="Times New Roman"/>
        </w:rPr>
        <w:t xml:space="preserve"> in </w:t>
      </w:r>
      <w:proofErr w:type="spellStart"/>
      <w:r w:rsidRPr="00360712">
        <w:rPr>
          <w:rFonts w:ascii="Times New Roman" w:hAnsi="Times New Roman" w:cs="Times New Roman"/>
        </w:rPr>
        <w:t>std_logic</w:t>
      </w:r>
      <w:proofErr w:type="spellEnd"/>
      <w:r w:rsidRPr="00360712">
        <w:rPr>
          <w:rFonts w:ascii="Times New Roman" w:hAnsi="Times New Roman" w:cs="Times New Roman"/>
        </w:rPr>
        <w:t>;</w:t>
      </w:r>
    </w:p>
    <w:p w14:paraId="0BEE169A"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ld_input_done</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 xml:space="preserve">  :</w:t>
      </w:r>
      <w:proofErr w:type="gramEnd"/>
      <w:r w:rsidRPr="00360712">
        <w:rPr>
          <w:rFonts w:ascii="Times New Roman" w:hAnsi="Times New Roman" w:cs="Times New Roman"/>
        </w:rPr>
        <w:t xml:space="preserve"> in </w:t>
      </w:r>
      <w:proofErr w:type="spellStart"/>
      <w:r w:rsidRPr="00360712">
        <w:rPr>
          <w:rFonts w:ascii="Times New Roman" w:hAnsi="Times New Roman" w:cs="Times New Roman"/>
        </w:rPr>
        <w:t>std_logic</w:t>
      </w:r>
      <w:proofErr w:type="spellEnd"/>
      <w:r w:rsidRPr="00360712">
        <w:rPr>
          <w:rFonts w:ascii="Times New Roman" w:hAnsi="Times New Roman" w:cs="Times New Roman"/>
        </w:rPr>
        <w:t>;</w:t>
      </w:r>
    </w:p>
    <w:p w14:paraId="47E5C3C6"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multi_</w:t>
      </w:r>
      <w:proofErr w:type="gramStart"/>
      <w:r w:rsidRPr="00360712">
        <w:rPr>
          <w:rFonts w:ascii="Times New Roman" w:hAnsi="Times New Roman" w:cs="Times New Roman"/>
        </w:rPr>
        <w:t>done</w:t>
      </w:r>
      <w:proofErr w:type="spellEnd"/>
      <w:r w:rsidRPr="00360712">
        <w:rPr>
          <w:rFonts w:ascii="Times New Roman" w:hAnsi="Times New Roman" w:cs="Times New Roman"/>
        </w:rPr>
        <w:t xml:space="preserve">  :</w:t>
      </w:r>
      <w:proofErr w:type="gramEnd"/>
      <w:r w:rsidRPr="00360712">
        <w:rPr>
          <w:rFonts w:ascii="Times New Roman" w:hAnsi="Times New Roman" w:cs="Times New Roman"/>
        </w:rPr>
        <w:t xml:space="preserve"> in </w:t>
      </w:r>
      <w:proofErr w:type="spellStart"/>
      <w:r w:rsidRPr="00360712">
        <w:rPr>
          <w:rFonts w:ascii="Times New Roman" w:hAnsi="Times New Roman" w:cs="Times New Roman"/>
        </w:rPr>
        <w:t>std_logic</w:t>
      </w:r>
      <w:proofErr w:type="spellEnd"/>
      <w:r w:rsidRPr="00360712">
        <w:rPr>
          <w:rFonts w:ascii="Times New Roman" w:hAnsi="Times New Roman" w:cs="Times New Roman"/>
        </w:rPr>
        <w:t>;</w:t>
      </w:r>
    </w:p>
    <w:p w14:paraId="549454C0"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ld_input</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 xml:space="preserve">  :</w:t>
      </w:r>
      <w:proofErr w:type="gramEnd"/>
      <w:r w:rsidRPr="00360712">
        <w:rPr>
          <w:rFonts w:ascii="Times New Roman" w:hAnsi="Times New Roman" w:cs="Times New Roman"/>
        </w:rPr>
        <w:t xml:space="preserve"> out </w:t>
      </w:r>
      <w:proofErr w:type="spellStart"/>
      <w:r w:rsidRPr="00360712">
        <w:rPr>
          <w:rFonts w:ascii="Times New Roman" w:hAnsi="Times New Roman" w:cs="Times New Roman"/>
        </w:rPr>
        <w:t>std_logic</w:t>
      </w:r>
      <w:proofErr w:type="spellEnd"/>
      <w:r w:rsidRPr="00360712">
        <w:rPr>
          <w:rFonts w:ascii="Times New Roman" w:hAnsi="Times New Roman" w:cs="Times New Roman"/>
        </w:rPr>
        <w:t>;</w:t>
      </w:r>
    </w:p>
    <w:p w14:paraId="59843113"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op_en</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 xml:space="preserve">  :</w:t>
      </w:r>
      <w:proofErr w:type="gramEnd"/>
      <w:r w:rsidRPr="00360712">
        <w:rPr>
          <w:rFonts w:ascii="Times New Roman" w:hAnsi="Times New Roman" w:cs="Times New Roman"/>
        </w:rPr>
        <w:t xml:space="preserve"> out </w:t>
      </w:r>
      <w:proofErr w:type="spellStart"/>
      <w:r w:rsidRPr="00360712">
        <w:rPr>
          <w:rFonts w:ascii="Times New Roman" w:hAnsi="Times New Roman" w:cs="Times New Roman"/>
        </w:rPr>
        <w:t>std_logic</w:t>
      </w:r>
      <w:proofErr w:type="spellEnd"/>
    </w:p>
    <w:p w14:paraId="3F5B9240"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
    <w:p w14:paraId="37066DC1"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end </w:t>
      </w:r>
      <w:proofErr w:type="gramStart"/>
      <w:r w:rsidRPr="00360712">
        <w:rPr>
          <w:rFonts w:ascii="Times New Roman" w:hAnsi="Times New Roman" w:cs="Times New Roman"/>
        </w:rPr>
        <w:t>component;</w:t>
      </w:r>
      <w:proofErr w:type="gramEnd"/>
    </w:p>
    <w:p w14:paraId="6EFE8C64" w14:textId="77777777" w:rsidR="00360712" w:rsidRPr="00360712" w:rsidRDefault="00360712" w:rsidP="00360712">
      <w:pPr>
        <w:spacing w:line="240" w:lineRule="auto"/>
        <w:rPr>
          <w:rFonts w:ascii="Times New Roman" w:hAnsi="Times New Roman" w:cs="Times New Roman"/>
        </w:rPr>
      </w:pPr>
    </w:p>
    <w:p w14:paraId="365CD6F5"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component </w:t>
      </w:r>
      <w:proofErr w:type="spellStart"/>
      <w:r w:rsidRPr="00360712">
        <w:rPr>
          <w:rFonts w:ascii="Times New Roman" w:hAnsi="Times New Roman" w:cs="Times New Roman"/>
        </w:rPr>
        <w:t>load_coeff</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is</w:t>
      </w:r>
      <w:proofErr w:type="gramEnd"/>
    </w:p>
    <w:p w14:paraId="22AF4DF2"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Port ( </w:t>
      </w:r>
    </w:p>
    <w:p w14:paraId="3A4E07B1"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clk</w:t>
      </w:r>
      <w:proofErr w:type="spellEnd"/>
      <w:r w:rsidRPr="00360712">
        <w:rPr>
          <w:rFonts w:ascii="Times New Roman" w:hAnsi="Times New Roman" w:cs="Times New Roman"/>
        </w:rPr>
        <w:t xml:space="preserve">, reset        </w:t>
      </w:r>
      <w:proofErr w:type="gramStart"/>
      <w:r w:rsidRPr="00360712">
        <w:rPr>
          <w:rFonts w:ascii="Times New Roman" w:hAnsi="Times New Roman" w:cs="Times New Roman"/>
        </w:rPr>
        <w:t xml:space="preserve">  :</w:t>
      </w:r>
      <w:proofErr w:type="gramEnd"/>
      <w:r w:rsidRPr="00360712">
        <w:rPr>
          <w:rFonts w:ascii="Times New Roman" w:hAnsi="Times New Roman" w:cs="Times New Roman"/>
        </w:rPr>
        <w:t xml:space="preserve"> in </w:t>
      </w:r>
      <w:proofErr w:type="spellStart"/>
      <w:r w:rsidRPr="00360712">
        <w:rPr>
          <w:rFonts w:ascii="Times New Roman" w:hAnsi="Times New Roman" w:cs="Times New Roman"/>
        </w:rPr>
        <w:t>std_logic</w:t>
      </w:r>
      <w:proofErr w:type="spellEnd"/>
      <w:r w:rsidRPr="00360712">
        <w:rPr>
          <w:rFonts w:ascii="Times New Roman" w:hAnsi="Times New Roman" w:cs="Times New Roman"/>
        </w:rPr>
        <w:t>;</w:t>
      </w:r>
    </w:p>
    <w:p w14:paraId="5E89F5C7"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op_en</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 xml:space="preserve">  :</w:t>
      </w:r>
      <w:proofErr w:type="gramEnd"/>
      <w:r w:rsidRPr="00360712">
        <w:rPr>
          <w:rFonts w:ascii="Times New Roman" w:hAnsi="Times New Roman" w:cs="Times New Roman"/>
        </w:rPr>
        <w:t xml:space="preserve"> in </w:t>
      </w:r>
      <w:proofErr w:type="spellStart"/>
      <w:r w:rsidRPr="00360712">
        <w:rPr>
          <w:rFonts w:ascii="Times New Roman" w:hAnsi="Times New Roman" w:cs="Times New Roman"/>
        </w:rPr>
        <w:t>std_logic</w:t>
      </w:r>
      <w:proofErr w:type="spellEnd"/>
      <w:r w:rsidRPr="00360712">
        <w:rPr>
          <w:rFonts w:ascii="Times New Roman" w:hAnsi="Times New Roman" w:cs="Times New Roman"/>
        </w:rPr>
        <w:t>;</w:t>
      </w:r>
    </w:p>
    <w:p w14:paraId="6DA6C362"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multi_en</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 xml:space="preserve">  :</w:t>
      </w:r>
      <w:proofErr w:type="gramEnd"/>
      <w:r w:rsidRPr="00360712">
        <w:rPr>
          <w:rFonts w:ascii="Times New Roman" w:hAnsi="Times New Roman" w:cs="Times New Roman"/>
        </w:rPr>
        <w:t xml:space="preserve"> out </w:t>
      </w:r>
      <w:proofErr w:type="spellStart"/>
      <w:r w:rsidRPr="00360712">
        <w:rPr>
          <w:rFonts w:ascii="Times New Roman" w:hAnsi="Times New Roman" w:cs="Times New Roman"/>
        </w:rPr>
        <w:t>std_logic</w:t>
      </w:r>
      <w:proofErr w:type="spellEnd"/>
      <w:r w:rsidRPr="00360712">
        <w:rPr>
          <w:rFonts w:ascii="Times New Roman" w:hAnsi="Times New Roman" w:cs="Times New Roman"/>
        </w:rPr>
        <w:t>;</w:t>
      </w:r>
    </w:p>
    <w:p w14:paraId="31A27C9D"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data_coeff</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 xml:space="preserve">  :</w:t>
      </w:r>
      <w:proofErr w:type="gramEnd"/>
      <w:r w:rsidRPr="00360712">
        <w:rPr>
          <w:rFonts w:ascii="Times New Roman" w:hAnsi="Times New Roman" w:cs="Times New Roman"/>
        </w:rPr>
        <w:t xml:space="preserve"> out </w:t>
      </w:r>
      <w:proofErr w:type="spellStart"/>
      <w:r w:rsidRPr="00360712">
        <w:rPr>
          <w:rFonts w:ascii="Times New Roman" w:hAnsi="Times New Roman" w:cs="Times New Roman"/>
        </w:rPr>
        <w:t>std_logic_vector</w:t>
      </w:r>
      <w:proofErr w:type="spellEnd"/>
      <w:r w:rsidRPr="00360712">
        <w:rPr>
          <w:rFonts w:ascii="Times New Roman" w:hAnsi="Times New Roman" w:cs="Times New Roman"/>
        </w:rPr>
        <w:t xml:space="preserve">(15 </w:t>
      </w:r>
      <w:proofErr w:type="spellStart"/>
      <w:r w:rsidRPr="00360712">
        <w:rPr>
          <w:rFonts w:ascii="Times New Roman" w:hAnsi="Times New Roman" w:cs="Times New Roman"/>
        </w:rPr>
        <w:t>downto</w:t>
      </w:r>
      <w:proofErr w:type="spellEnd"/>
      <w:r w:rsidRPr="00360712">
        <w:rPr>
          <w:rFonts w:ascii="Times New Roman" w:hAnsi="Times New Roman" w:cs="Times New Roman"/>
        </w:rPr>
        <w:t xml:space="preserve"> 0)</w:t>
      </w:r>
    </w:p>
    <w:p w14:paraId="4193702C"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
    <w:p w14:paraId="5043195B"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end </w:t>
      </w:r>
      <w:proofErr w:type="gramStart"/>
      <w:r w:rsidRPr="00360712">
        <w:rPr>
          <w:rFonts w:ascii="Times New Roman" w:hAnsi="Times New Roman" w:cs="Times New Roman"/>
        </w:rPr>
        <w:t>component;</w:t>
      </w:r>
      <w:proofErr w:type="gramEnd"/>
    </w:p>
    <w:p w14:paraId="18DB24E6" w14:textId="77777777" w:rsidR="00360712" w:rsidRPr="00360712" w:rsidRDefault="00360712" w:rsidP="00360712">
      <w:pPr>
        <w:spacing w:line="240" w:lineRule="auto"/>
        <w:rPr>
          <w:rFonts w:ascii="Times New Roman" w:hAnsi="Times New Roman" w:cs="Times New Roman"/>
        </w:rPr>
      </w:pPr>
    </w:p>
    <w:p w14:paraId="2A2355CF"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component </w:t>
      </w:r>
      <w:proofErr w:type="spellStart"/>
      <w:r w:rsidRPr="00360712">
        <w:rPr>
          <w:rFonts w:ascii="Times New Roman" w:hAnsi="Times New Roman" w:cs="Times New Roman"/>
        </w:rPr>
        <w:t>load_input</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is</w:t>
      </w:r>
      <w:proofErr w:type="gramEnd"/>
    </w:p>
    <w:p w14:paraId="289FC044"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Port ( </w:t>
      </w:r>
    </w:p>
    <w:p w14:paraId="139FB0EB"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lastRenderedPageBreak/>
        <w:t xml:space="preserve">            </w:t>
      </w:r>
      <w:proofErr w:type="spellStart"/>
      <w:r w:rsidRPr="00360712">
        <w:rPr>
          <w:rFonts w:ascii="Times New Roman" w:hAnsi="Times New Roman" w:cs="Times New Roman"/>
        </w:rPr>
        <w:t>clk</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reset  :</w:t>
      </w:r>
      <w:proofErr w:type="gramEnd"/>
      <w:r w:rsidRPr="00360712">
        <w:rPr>
          <w:rFonts w:ascii="Times New Roman" w:hAnsi="Times New Roman" w:cs="Times New Roman"/>
        </w:rPr>
        <w:t xml:space="preserve"> in </w:t>
      </w:r>
      <w:proofErr w:type="spellStart"/>
      <w:r w:rsidRPr="00360712">
        <w:rPr>
          <w:rFonts w:ascii="Times New Roman" w:hAnsi="Times New Roman" w:cs="Times New Roman"/>
        </w:rPr>
        <w:t>std_logic</w:t>
      </w:r>
      <w:proofErr w:type="spellEnd"/>
      <w:r w:rsidRPr="00360712">
        <w:rPr>
          <w:rFonts w:ascii="Times New Roman" w:hAnsi="Times New Roman" w:cs="Times New Roman"/>
        </w:rPr>
        <w:t>;</w:t>
      </w:r>
    </w:p>
    <w:p w14:paraId="7052F465"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ld_input</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 xml:space="preserve">  :</w:t>
      </w:r>
      <w:proofErr w:type="gramEnd"/>
      <w:r w:rsidRPr="00360712">
        <w:rPr>
          <w:rFonts w:ascii="Times New Roman" w:hAnsi="Times New Roman" w:cs="Times New Roman"/>
        </w:rPr>
        <w:t xml:space="preserve"> in </w:t>
      </w:r>
      <w:proofErr w:type="spellStart"/>
      <w:r w:rsidRPr="00360712">
        <w:rPr>
          <w:rFonts w:ascii="Times New Roman" w:hAnsi="Times New Roman" w:cs="Times New Roman"/>
        </w:rPr>
        <w:t>std_logic</w:t>
      </w:r>
      <w:proofErr w:type="spellEnd"/>
      <w:r w:rsidRPr="00360712">
        <w:rPr>
          <w:rFonts w:ascii="Times New Roman" w:hAnsi="Times New Roman" w:cs="Times New Roman"/>
        </w:rPr>
        <w:t>;</w:t>
      </w:r>
    </w:p>
    <w:p w14:paraId="3976BC68"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ld_input_done</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 xml:space="preserve">  :</w:t>
      </w:r>
      <w:proofErr w:type="gramEnd"/>
      <w:r w:rsidRPr="00360712">
        <w:rPr>
          <w:rFonts w:ascii="Times New Roman" w:hAnsi="Times New Roman" w:cs="Times New Roman"/>
        </w:rPr>
        <w:t xml:space="preserve"> out </w:t>
      </w:r>
      <w:proofErr w:type="spellStart"/>
      <w:r w:rsidRPr="00360712">
        <w:rPr>
          <w:rFonts w:ascii="Times New Roman" w:hAnsi="Times New Roman" w:cs="Times New Roman"/>
        </w:rPr>
        <w:t>std_logic</w:t>
      </w:r>
      <w:proofErr w:type="spellEnd"/>
      <w:r w:rsidRPr="00360712">
        <w:rPr>
          <w:rFonts w:ascii="Times New Roman" w:hAnsi="Times New Roman" w:cs="Times New Roman"/>
        </w:rPr>
        <w:t>;--feedback to controller</w:t>
      </w:r>
    </w:p>
    <w:p w14:paraId="1B26A30C" w14:textId="77777777" w:rsidR="00360712" w:rsidRPr="00360712" w:rsidRDefault="00360712" w:rsidP="00360712">
      <w:pPr>
        <w:spacing w:line="240" w:lineRule="auto"/>
        <w:rPr>
          <w:rFonts w:ascii="Times New Roman" w:hAnsi="Times New Roman" w:cs="Times New Roman"/>
          <w:lang w:val="sv-SE"/>
        </w:rPr>
      </w:pPr>
      <w:r w:rsidRPr="00360712">
        <w:rPr>
          <w:rFonts w:ascii="Times New Roman" w:hAnsi="Times New Roman" w:cs="Times New Roman"/>
        </w:rPr>
        <w:t xml:space="preserve">            </w:t>
      </w:r>
      <w:r w:rsidRPr="00360712">
        <w:rPr>
          <w:rFonts w:ascii="Times New Roman" w:hAnsi="Times New Roman" w:cs="Times New Roman"/>
          <w:lang w:val="sv-SE"/>
        </w:rPr>
        <w:t>op_en       : in std_logic;</w:t>
      </w:r>
    </w:p>
    <w:p w14:paraId="3449BEDA"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lang w:val="sv-SE"/>
        </w:rPr>
        <w:t xml:space="preserve">            </w:t>
      </w:r>
      <w:proofErr w:type="spellStart"/>
      <w:r w:rsidRPr="00360712">
        <w:rPr>
          <w:rFonts w:ascii="Times New Roman" w:hAnsi="Times New Roman" w:cs="Times New Roman"/>
        </w:rPr>
        <w:t>start_ld_</w:t>
      </w:r>
      <w:proofErr w:type="gramStart"/>
      <w:r w:rsidRPr="00360712">
        <w:rPr>
          <w:rFonts w:ascii="Times New Roman" w:hAnsi="Times New Roman" w:cs="Times New Roman"/>
        </w:rPr>
        <w:t>input</w:t>
      </w:r>
      <w:proofErr w:type="spellEnd"/>
      <w:r w:rsidRPr="00360712">
        <w:rPr>
          <w:rFonts w:ascii="Times New Roman" w:hAnsi="Times New Roman" w:cs="Times New Roman"/>
        </w:rPr>
        <w:t xml:space="preserve">  :</w:t>
      </w:r>
      <w:proofErr w:type="gramEnd"/>
      <w:r w:rsidRPr="00360712">
        <w:rPr>
          <w:rFonts w:ascii="Times New Roman" w:hAnsi="Times New Roman" w:cs="Times New Roman"/>
        </w:rPr>
        <w:t xml:space="preserve"> out </w:t>
      </w:r>
      <w:proofErr w:type="spellStart"/>
      <w:r w:rsidRPr="00360712">
        <w:rPr>
          <w:rFonts w:ascii="Times New Roman" w:hAnsi="Times New Roman" w:cs="Times New Roman"/>
        </w:rPr>
        <w:t>std_logic</w:t>
      </w:r>
      <w:proofErr w:type="spellEnd"/>
      <w:r w:rsidRPr="00360712">
        <w:rPr>
          <w:rFonts w:ascii="Times New Roman" w:hAnsi="Times New Roman" w:cs="Times New Roman"/>
        </w:rPr>
        <w:t>;</w:t>
      </w:r>
    </w:p>
    <w:p w14:paraId="0C2B9394"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data_</w:t>
      </w:r>
      <w:proofErr w:type="gramStart"/>
      <w:r w:rsidRPr="00360712">
        <w:rPr>
          <w:rFonts w:ascii="Times New Roman" w:hAnsi="Times New Roman" w:cs="Times New Roman"/>
        </w:rPr>
        <w:t>input</w:t>
      </w:r>
      <w:proofErr w:type="spellEnd"/>
      <w:r w:rsidRPr="00360712">
        <w:rPr>
          <w:rFonts w:ascii="Times New Roman" w:hAnsi="Times New Roman" w:cs="Times New Roman"/>
        </w:rPr>
        <w:t xml:space="preserve">  :</w:t>
      </w:r>
      <w:proofErr w:type="gramEnd"/>
      <w:r w:rsidRPr="00360712">
        <w:rPr>
          <w:rFonts w:ascii="Times New Roman" w:hAnsi="Times New Roman" w:cs="Times New Roman"/>
        </w:rPr>
        <w:t xml:space="preserve"> out </w:t>
      </w:r>
      <w:proofErr w:type="spellStart"/>
      <w:r w:rsidRPr="00360712">
        <w:rPr>
          <w:rFonts w:ascii="Times New Roman" w:hAnsi="Times New Roman" w:cs="Times New Roman"/>
        </w:rPr>
        <w:t>std_logic_vector</w:t>
      </w:r>
      <w:proofErr w:type="spellEnd"/>
      <w:r w:rsidRPr="00360712">
        <w:rPr>
          <w:rFonts w:ascii="Times New Roman" w:hAnsi="Times New Roman" w:cs="Times New Roman"/>
        </w:rPr>
        <w:t xml:space="preserve">(15 </w:t>
      </w:r>
      <w:proofErr w:type="spellStart"/>
      <w:r w:rsidRPr="00360712">
        <w:rPr>
          <w:rFonts w:ascii="Times New Roman" w:hAnsi="Times New Roman" w:cs="Times New Roman"/>
        </w:rPr>
        <w:t>downto</w:t>
      </w:r>
      <w:proofErr w:type="spellEnd"/>
      <w:r w:rsidRPr="00360712">
        <w:rPr>
          <w:rFonts w:ascii="Times New Roman" w:hAnsi="Times New Roman" w:cs="Times New Roman"/>
        </w:rPr>
        <w:t xml:space="preserve"> 0)</w:t>
      </w:r>
    </w:p>
    <w:p w14:paraId="7EC95B32"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
    <w:p w14:paraId="0DBC837B"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end </w:t>
      </w:r>
      <w:proofErr w:type="gramStart"/>
      <w:r w:rsidRPr="00360712">
        <w:rPr>
          <w:rFonts w:ascii="Times New Roman" w:hAnsi="Times New Roman" w:cs="Times New Roman"/>
        </w:rPr>
        <w:t>component;</w:t>
      </w:r>
      <w:proofErr w:type="gramEnd"/>
    </w:p>
    <w:p w14:paraId="461437FB" w14:textId="77777777" w:rsidR="00360712" w:rsidRPr="00360712" w:rsidRDefault="00360712" w:rsidP="00360712">
      <w:pPr>
        <w:spacing w:line="240" w:lineRule="auto"/>
        <w:rPr>
          <w:rFonts w:ascii="Times New Roman" w:hAnsi="Times New Roman" w:cs="Times New Roman"/>
        </w:rPr>
      </w:pPr>
    </w:p>
    <w:p w14:paraId="10B47D91"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component multiply </w:t>
      </w:r>
      <w:proofErr w:type="gramStart"/>
      <w:r w:rsidRPr="00360712">
        <w:rPr>
          <w:rFonts w:ascii="Times New Roman" w:hAnsi="Times New Roman" w:cs="Times New Roman"/>
        </w:rPr>
        <w:t>is</w:t>
      </w:r>
      <w:proofErr w:type="gramEnd"/>
    </w:p>
    <w:p w14:paraId="7741CDEF"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Port (    </w:t>
      </w:r>
    </w:p>
    <w:p w14:paraId="328634BF"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clk</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reset  :</w:t>
      </w:r>
      <w:proofErr w:type="gramEnd"/>
      <w:r w:rsidRPr="00360712">
        <w:rPr>
          <w:rFonts w:ascii="Times New Roman" w:hAnsi="Times New Roman" w:cs="Times New Roman"/>
        </w:rPr>
        <w:t xml:space="preserve"> in </w:t>
      </w:r>
      <w:proofErr w:type="spellStart"/>
      <w:r w:rsidRPr="00360712">
        <w:rPr>
          <w:rFonts w:ascii="Times New Roman" w:hAnsi="Times New Roman" w:cs="Times New Roman"/>
        </w:rPr>
        <w:t>std_logic</w:t>
      </w:r>
      <w:proofErr w:type="spellEnd"/>
      <w:r w:rsidRPr="00360712">
        <w:rPr>
          <w:rFonts w:ascii="Times New Roman" w:hAnsi="Times New Roman" w:cs="Times New Roman"/>
        </w:rPr>
        <w:t>;</w:t>
      </w:r>
    </w:p>
    <w:p w14:paraId="61A26504"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multi_en</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 xml:space="preserve">  :</w:t>
      </w:r>
      <w:proofErr w:type="gramEnd"/>
      <w:r w:rsidRPr="00360712">
        <w:rPr>
          <w:rFonts w:ascii="Times New Roman" w:hAnsi="Times New Roman" w:cs="Times New Roman"/>
        </w:rPr>
        <w:t xml:space="preserve"> in </w:t>
      </w:r>
      <w:proofErr w:type="spellStart"/>
      <w:r w:rsidRPr="00360712">
        <w:rPr>
          <w:rFonts w:ascii="Times New Roman" w:hAnsi="Times New Roman" w:cs="Times New Roman"/>
        </w:rPr>
        <w:t>std_logic</w:t>
      </w:r>
      <w:proofErr w:type="spellEnd"/>
      <w:r w:rsidRPr="00360712">
        <w:rPr>
          <w:rFonts w:ascii="Times New Roman" w:hAnsi="Times New Roman" w:cs="Times New Roman"/>
        </w:rPr>
        <w:t>;</w:t>
      </w:r>
    </w:p>
    <w:p w14:paraId="2E0A3E4B"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data_</w:t>
      </w:r>
      <w:proofErr w:type="gramStart"/>
      <w:r w:rsidRPr="00360712">
        <w:rPr>
          <w:rFonts w:ascii="Times New Roman" w:hAnsi="Times New Roman" w:cs="Times New Roman"/>
        </w:rPr>
        <w:t>input</w:t>
      </w:r>
      <w:proofErr w:type="spellEnd"/>
      <w:r w:rsidRPr="00360712">
        <w:rPr>
          <w:rFonts w:ascii="Times New Roman" w:hAnsi="Times New Roman" w:cs="Times New Roman"/>
        </w:rPr>
        <w:t xml:space="preserve">  :</w:t>
      </w:r>
      <w:proofErr w:type="gramEnd"/>
      <w:r w:rsidRPr="00360712">
        <w:rPr>
          <w:rFonts w:ascii="Times New Roman" w:hAnsi="Times New Roman" w:cs="Times New Roman"/>
        </w:rPr>
        <w:t xml:space="preserve"> in </w:t>
      </w:r>
      <w:proofErr w:type="spellStart"/>
      <w:r w:rsidRPr="00360712">
        <w:rPr>
          <w:rFonts w:ascii="Times New Roman" w:hAnsi="Times New Roman" w:cs="Times New Roman"/>
        </w:rPr>
        <w:t>std_logic_vector</w:t>
      </w:r>
      <w:proofErr w:type="spellEnd"/>
      <w:r w:rsidRPr="00360712">
        <w:rPr>
          <w:rFonts w:ascii="Times New Roman" w:hAnsi="Times New Roman" w:cs="Times New Roman"/>
        </w:rPr>
        <w:t xml:space="preserve">(15 </w:t>
      </w:r>
      <w:proofErr w:type="spellStart"/>
      <w:r w:rsidRPr="00360712">
        <w:rPr>
          <w:rFonts w:ascii="Times New Roman" w:hAnsi="Times New Roman" w:cs="Times New Roman"/>
        </w:rPr>
        <w:t>downto</w:t>
      </w:r>
      <w:proofErr w:type="spellEnd"/>
      <w:r w:rsidRPr="00360712">
        <w:rPr>
          <w:rFonts w:ascii="Times New Roman" w:hAnsi="Times New Roman" w:cs="Times New Roman"/>
        </w:rPr>
        <w:t xml:space="preserve"> 0);</w:t>
      </w:r>
    </w:p>
    <w:p w14:paraId="5A04960A"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data_</w:t>
      </w:r>
      <w:proofErr w:type="gramStart"/>
      <w:r w:rsidRPr="00360712">
        <w:rPr>
          <w:rFonts w:ascii="Times New Roman" w:hAnsi="Times New Roman" w:cs="Times New Roman"/>
        </w:rPr>
        <w:t>coeff</w:t>
      </w:r>
      <w:proofErr w:type="spellEnd"/>
      <w:r w:rsidRPr="00360712">
        <w:rPr>
          <w:rFonts w:ascii="Times New Roman" w:hAnsi="Times New Roman" w:cs="Times New Roman"/>
        </w:rPr>
        <w:t xml:space="preserve">  :</w:t>
      </w:r>
      <w:proofErr w:type="gramEnd"/>
      <w:r w:rsidRPr="00360712">
        <w:rPr>
          <w:rFonts w:ascii="Times New Roman" w:hAnsi="Times New Roman" w:cs="Times New Roman"/>
        </w:rPr>
        <w:t xml:space="preserve"> in </w:t>
      </w:r>
      <w:proofErr w:type="spellStart"/>
      <w:r w:rsidRPr="00360712">
        <w:rPr>
          <w:rFonts w:ascii="Times New Roman" w:hAnsi="Times New Roman" w:cs="Times New Roman"/>
        </w:rPr>
        <w:t>std_logic_vector</w:t>
      </w:r>
      <w:proofErr w:type="spellEnd"/>
      <w:r w:rsidRPr="00360712">
        <w:rPr>
          <w:rFonts w:ascii="Times New Roman" w:hAnsi="Times New Roman" w:cs="Times New Roman"/>
        </w:rPr>
        <w:t xml:space="preserve">(15 </w:t>
      </w:r>
      <w:proofErr w:type="spellStart"/>
      <w:r w:rsidRPr="00360712">
        <w:rPr>
          <w:rFonts w:ascii="Times New Roman" w:hAnsi="Times New Roman" w:cs="Times New Roman"/>
        </w:rPr>
        <w:t>downto</w:t>
      </w:r>
      <w:proofErr w:type="spellEnd"/>
      <w:r w:rsidRPr="00360712">
        <w:rPr>
          <w:rFonts w:ascii="Times New Roman" w:hAnsi="Times New Roman" w:cs="Times New Roman"/>
        </w:rPr>
        <w:t xml:space="preserve"> 0); </w:t>
      </w:r>
    </w:p>
    <w:p w14:paraId="7CFCF2D1"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multi_</w:t>
      </w:r>
      <w:proofErr w:type="gramStart"/>
      <w:r w:rsidRPr="00360712">
        <w:rPr>
          <w:rFonts w:ascii="Times New Roman" w:hAnsi="Times New Roman" w:cs="Times New Roman"/>
        </w:rPr>
        <w:t>done</w:t>
      </w:r>
      <w:proofErr w:type="spellEnd"/>
      <w:r w:rsidRPr="00360712">
        <w:rPr>
          <w:rFonts w:ascii="Times New Roman" w:hAnsi="Times New Roman" w:cs="Times New Roman"/>
        </w:rPr>
        <w:t xml:space="preserve">  :</w:t>
      </w:r>
      <w:proofErr w:type="gramEnd"/>
      <w:r w:rsidRPr="00360712">
        <w:rPr>
          <w:rFonts w:ascii="Times New Roman" w:hAnsi="Times New Roman" w:cs="Times New Roman"/>
        </w:rPr>
        <w:t xml:space="preserve"> out </w:t>
      </w:r>
      <w:proofErr w:type="spellStart"/>
      <w:r w:rsidRPr="00360712">
        <w:rPr>
          <w:rFonts w:ascii="Times New Roman" w:hAnsi="Times New Roman" w:cs="Times New Roman"/>
        </w:rPr>
        <w:t>std_logic</w:t>
      </w:r>
      <w:proofErr w:type="spellEnd"/>
      <w:r w:rsidRPr="00360712">
        <w:rPr>
          <w:rFonts w:ascii="Times New Roman" w:hAnsi="Times New Roman" w:cs="Times New Roman"/>
        </w:rPr>
        <w:t>;</w:t>
      </w:r>
    </w:p>
    <w:p w14:paraId="0EFC3F6E"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store_en</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 xml:space="preserve">  :</w:t>
      </w:r>
      <w:proofErr w:type="gramEnd"/>
      <w:r w:rsidRPr="00360712">
        <w:rPr>
          <w:rFonts w:ascii="Times New Roman" w:hAnsi="Times New Roman" w:cs="Times New Roman"/>
        </w:rPr>
        <w:t xml:space="preserve"> out </w:t>
      </w:r>
      <w:proofErr w:type="spellStart"/>
      <w:r w:rsidRPr="00360712">
        <w:rPr>
          <w:rFonts w:ascii="Times New Roman" w:hAnsi="Times New Roman" w:cs="Times New Roman"/>
        </w:rPr>
        <w:t>std_logic</w:t>
      </w:r>
      <w:proofErr w:type="spellEnd"/>
      <w:r w:rsidRPr="00360712">
        <w:rPr>
          <w:rFonts w:ascii="Times New Roman" w:hAnsi="Times New Roman" w:cs="Times New Roman"/>
        </w:rPr>
        <w:t>;</w:t>
      </w:r>
    </w:p>
    <w:p w14:paraId="7E1A0A0B"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max_en</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 xml:space="preserve">  :</w:t>
      </w:r>
      <w:proofErr w:type="gramEnd"/>
      <w:r w:rsidRPr="00360712">
        <w:rPr>
          <w:rFonts w:ascii="Times New Roman" w:hAnsi="Times New Roman" w:cs="Times New Roman"/>
        </w:rPr>
        <w:t xml:space="preserve"> out </w:t>
      </w:r>
      <w:proofErr w:type="spellStart"/>
      <w:r w:rsidRPr="00360712">
        <w:rPr>
          <w:rFonts w:ascii="Times New Roman" w:hAnsi="Times New Roman" w:cs="Times New Roman"/>
        </w:rPr>
        <w:t>std_logic</w:t>
      </w:r>
      <w:proofErr w:type="spellEnd"/>
      <w:r w:rsidRPr="00360712">
        <w:rPr>
          <w:rFonts w:ascii="Times New Roman" w:hAnsi="Times New Roman" w:cs="Times New Roman"/>
        </w:rPr>
        <w:t>;</w:t>
      </w:r>
    </w:p>
    <w:p w14:paraId="480032D8"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data_out</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 xml:space="preserve">  :</w:t>
      </w:r>
      <w:proofErr w:type="gramEnd"/>
      <w:r w:rsidRPr="00360712">
        <w:rPr>
          <w:rFonts w:ascii="Times New Roman" w:hAnsi="Times New Roman" w:cs="Times New Roman"/>
        </w:rPr>
        <w:t xml:space="preserve"> out </w:t>
      </w:r>
      <w:proofErr w:type="spellStart"/>
      <w:r w:rsidRPr="00360712">
        <w:rPr>
          <w:rFonts w:ascii="Times New Roman" w:hAnsi="Times New Roman" w:cs="Times New Roman"/>
        </w:rPr>
        <w:t>std_logic_vector</w:t>
      </w:r>
      <w:proofErr w:type="spellEnd"/>
      <w:r w:rsidRPr="00360712">
        <w:rPr>
          <w:rFonts w:ascii="Times New Roman" w:hAnsi="Times New Roman" w:cs="Times New Roman"/>
        </w:rPr>
        <w:t xml:space="preserve">(17 </w:t>
      </w:r>
      <w:proofErr w:type="spellStart"/>
      <w:r w:rsidRPr="00360712">
        <w:rPr>
          <w:rFonts w:ascii="Times New Roman" w:hAnsi="Times New Roman" w:cs="Times New Roman"/>
        </w:rPr>
        <w:t>downto</w:t>
      </w:r>
      <w:proofErr w:type="spellEnd"/>
      <w:r w:rsidRPr="00360712">
        <w:rPr>
          <w:rFonts w:ascii="Times New Roman" w:hAnsi="Times New Roman" w:cs="Times New Roman"/>
        </w:rPr>
        <w:t xml:space="preserve"> 0)</w:t>
      </w:r>
    </w:p>
    <w:p w14:paraId="4AAB6335"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
    <w:p w14:paraId="2C09C0D2"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end </w:t>
      </w:r>
      <w:proofErr w:type="gramStart"/>
      <w:r w:rsidRPr="00360712">
        <w:rPr>
          <w:rFonts w:ascii="Times New Roman" w:hAnsi="Times New Roman" w:cs="Times New Roman"/>
        </w:rPr>
        <w:t>component;</w:t>
      </w:r>
      <w:proofErr w:type="gramEnd"/>
    </w:p>
    <w:p w14:paraId="1304A194" w14:textId="77777777" w:rsidR="00360712" w:rsidRPr="00360712" w:rsidRDefault="00360712" w:rsidP="00360712">
      <w:pPr>
        <w:spacing w:line="240" w:lineRule="auto"/>
        <w:rPr>
          <w:rFonts w:ascii="Times New Roman" w:hAnsi="Times New Roman" w:cs="Times New Roman"/>
        </w:rPr>
      </w:pPr>
    </w:p>
    <w:p w14:paraId="33B7729F"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component store </w:t>
      </w:r>
      <w:proofErr w:type="gramStart"/>
      <w:r w:rsidRPr="00360712">
        <w:rPr>
          <w:rFonts w:ascii="Times New Roman" w:hAnsi="Times New Roman" w:cs="Times New Roman"/>
        </w:rPr>
        <w:t>is</w:t>
      </w:r>
      <w:proofErr w:type="gramEnd"/>
    </w:p>
    <w:p w14:paraId="1FB51F05"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Port ( </w:t>
      </w:r>
    </w:p>
    <w:p w14:paraId="0273D3D1"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clk</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reset  :</w:t>
      </w:r>
      <w:proofErr w:type="gramEnd"/>
      <w:r w:rsidRPr="00360712">
        <w:rPr>
          <w:rFonts w:ascii="Times New Roman" w:hAnsi="Times New Roman" w:cs="Times New Roman"/>
        </w:rPr>
        <w:t xml:space="preserve"> in </w:t>
      </w:r>
      <w:proofErr w:type="spellStart"/>
      <w:r w:rsidRPr="00360712">
        <w:rPr>
          <w:rFonts w:ascii="Times New Roman" w:hAnsi="Times New Roman" w:cs="Times New Roman"/>
        </w:rPr>
        <w:t>std_logic</w:t>
      </w:r>
      <w:proofErr w:type="spellEnd"/>
      <w:r w:rsidRPr="00360712">
        <w:rPr>
          <w:rFonts w:ascii="Times New Roman" w:hAnsi="Times New Roman" w:cs="Times New Roman"/>
        </w:rPr>
        <w:t>;</w:t>
      </w:r>
    </w:p>
    <w:p w14:paraId="3091B9F7"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store_en</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 xml:space="preserve">  :</w:t>
      </w:r>
      <w:proofErr w:type="gramEnd"/>
      <w:r w:rsidRPr="00360712">
        <w:rPr>
          <w:rFonts w:ascii="Times New Roman" w:hAnsi="Times New Roman" w:cs="Times New Roman"/>
        </w:rPr>
        <w:t xml:space="preserve"> in </w:t>
      </w:r>
      <w:proofErr w:type="spellStart"/>
      <w:r w:rsidRPr="00360712">
        <w:rPr>
          <w:rFonts w:ascii="Times New Roman" w:hAnsi="Times New Roman" w:cs="Times New Roman"/>
        </w:rPr>
        <w:t>std_logic</w:t>
      </w:r>
      <w:proofErr w:type="spellEnd"/>
      <w:r w:rsidRPr="00360712">
        <w:rPr>
          <w:rFonts w:ascii="Times New Roman" w:hAnsi="Times New Roman" w:cs="Times New Roman"/>
        </w:rPr>
        <w:t>;</w:t>
      </w:r>
    </w:p>
    <w:p w14:paraId="619805AF"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data_out</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 xml:space="preserve">  :</w:t>
      </w:r>
      <w:proofErr w:type="gramEnd"/>
      <w:r w:rsidRPr="00360712">
        <w:rPr>
          <w:rFonts w:ascii="Times New Roman" w:hAnsi="Times New Roman" w:cs="Times New Roman"/>
        </w:rPr>
        <w:t xml:space="preserve"> in </w:t>
      </w:r>
      <w:proofErr w:type="spellStart"/>
      <w:r w:rsidRPr="00360712">
        <w:rPr>
          <w:rFonts w:ascii="Times New Roman" w:hAnsi="Times New Roman" w:cs="Times New Roman"/>
        </w:rPr>
        <w:t>std_logic_vector</w:t>
      </w:r>
      <w:proofErr w:type="spellEnd"/>
      <w:r w:rsidRPr="00360712">
        <w:rPr>
          <w:rFonts w:ascii="Times New Roman" w:hAnsi="Times New Roman" w:cs="Times New Roman"/>
        </w:rPr>
        <w:t xml:space="preserve">(17 </w:t>
      </w:r>
      <w:proofErr w:type="spellStart"/>
      <w:r w:rsidRPr="00360712">
        <w:rPr>
          <w:rFonts w:ascii="Times New Roman" w:hAnsi="Times New Roman" w:cs="Times New Roman"/>
        </w:rPr>
        <w:t>downto</w:t>
      </w:r>
      <w:proofErr w:type="spellEnd"/>
      <w:r w:rsidRPr="00360712">
        <w:rPr>
          <w:rFonts w:ascii="Times New Roman" w:hAnsi="Times New Roman" w:cs="Times New Roman"/>
        </w:rPr>
        <w:t xml:space="preserve"> 0)</w:t>
      </w:r>
    </w:p>
    <w:p w14:paraId="201EE9F6"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
    <w:p w14:paraId="5D023E9C"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end </w:t>
      </w:r>
      <w:proofErr w:type="gramStart"/>
      <w:r w:rsidRPr="00360712">
        <w:rPr>
          <w:rFonts w:ascii="Times New Roman" w:hAnsi="Times New Roman" w:cs="Times New Roman"/>
        </w:rPr>
        <w:t>component;</w:t>
      </w:r>
      <w:proofErr w:type="gramEnd"/>
    </w:p>
    <w:p w14:paraId="3A28C203" w14:textId="77777777" w:rsidR="00360712" w:rsidRPr="00360712" w:rsidRDefault="00360712" w:rsidP="00360712">
      <w:pPr>
        <w:spacing w:line="240" w:lineRule="auto"/>
        <w:rPr>
          <w:rFonts w:ascii="Times New Roman" w:hAnsi="Times New Roman" w:cs="Times New Roman"/>
        </w:rPr>
      </w:pPr>
    </w:p>
    <w:p w14:paraId="48A7B0AD"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component max </w:t>
      </w:r>
      <w:proofErr w:type="gramStart"/>
      <w:r w:rsidRPr="00360712">
        <w:rPr>
          <w:rFonts w:ascii="Times New Roman" w:hAnsi="Times New Roman" w:cs="Times New Roman"/>
        </w:rPr>
        <w:t>is</w:t>
      </w:r>
      <w:proofErr w:type="gramEnd"/>
    </w:p>
    <w:p w14:paraId="6431B08A"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Port ( </w:t>
      </w:r>
    </w:p>
    <w:p w14:paraId="614E9A36"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clk</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reset  :</w:t>
      </w:r>
      <w:proofErr w:type="gramEnd"/>
      <w:r w:rsidRPr="00360712">
        <w:rPr>
          <w:rFonts w:ascii="Times New Roman" w:hAnsi="Times New Roman" w:cs="Times New Roman"/>
        </w:rPr>
        <w:t xml:space="preserve"> in </w:t>
      </w:r>
      <w:proofErr w:type="spellStart"/>
      <w:r w:rsidRPr="00360712">
        <w:rPr>
          <w:rFonts w:ascii="Times New Roman" w:hAnsi="Times New Roman" w:cs="Times New Roman"/>
        </w:rPr>
        <w:t>std_logic</w:t>
      </w:r>
      <w:proofErr w:type="spellEnd"/>
      <w:r w:rsidRPr="00360712">
        <w:rPr>
          <w:rFonts w:ascii="Times New Roman" w:hAnsi="Times New Roman" w:cs="Times New Roman"/>
        </w:rPr>
        <w:t>;</w:t>
      </w:r>
    </w:p>
    <w:p w14:paraId="1F7F0207"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max_en</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 xml:space="preserve">  :</w:t>
      </w:r>
      <w:proofErr w:type="gramEnd"/>
      <w:r w:rsidRPr="00360712">
        <w:rPr>
          <w:rFonts w:ascii="Times New Roman" w:hAnsi="Times New Roman" w:cs="Times New Roman"/>
        </w:rPr>
        <w:t xml:space="preserve"> in </w:t>
      </w:r>
      <w:proofErr w:type="spellStart"/>
      <w:r w:rsidRPr="00360712">
        <w:rPr>
          <w:rFonts w:ascii="Times New Roman" w:hAnsi="Times New Roman" w:cs="Times New Roman"/>
        </w:rPr>
        <w:t>std_logic</w:t>
      </w:r>
      <w:proofErr w:type="spellEnd"/>
      <w:r w:rsidRPr="00360712">
        <w:rPr>
          <w:rFonts w:ascii="Times New Roman" w:hAnsi="Times New Roman" w:cs="Times New Roman"/>
        </w:rPr>
        <w:t>;</w:t>
      </w:r>
    </w:p>
    <w:p w14:paraId="667D9C69"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data_out</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 xml:space="preserve">  :</w:t>
      </w:r>
      <w:proofErr w:type="gramEnd"/>
      <w:r w:rsidRPr="00360712">
        <w:rPr>
          <w:rFonts w:ascii="Times New Roman" w:hAnsi="Times New Roman" w:cs="Times New Roman"/>
        </w:rPr>
        <w:t xml:space="preserve"> in </w:t>
      </w:r>
      <w:proofErr w:type="spellStart"/>
      <w:r w:rsidRPr="00360712">
        <w:rPr>
          <w:rFonts w:ascii="Times New Roman" w:hAnsi="Times New Roman" w:cs="Times New Roman"/>
        </w:rPr>
        <w:t>std_logic_vector</w:t>
      </w:r>
      <w:proofErr w:type="spellEnd"/>
      <w:r w:rsidRPr="00360712">
        <w:rPr>
          <w:rFonts w:ascii="Times New Roman" w:hAnsi="Times New Roman" w:cs="Times New Roman"/>
        </w:rPr>
        <w:t xml:space="preserve">(17 </w:t>
      </w:r>
      <w:proofErr w:type="spellStart"/>
      <w:r w:rsidRPr="00360712">
        <w:rPr>
          <w:rFonts w:ascii="Times New Roman" w:hAnsi="Times New Roman" w:cs="Times New Roman"/>
        </w:rPr>
        <w:t>downto</w:t>
      </w:r>
      <w:proofErr w:type="spellEnd"/>
      <w:r w:rsidRPr="00360712">
        <w:rPr>
          <w:rFonts w:ascii="Times New Roman" w:hAnsi="Times New Roman" w:cs="Times New Roman"/>
        </w:rPr>
        <w:t xml:space="preserve"> 0);</w:t>
      </w:r>
    </w:p>
    <w:p w14:paraId="7BE64820"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max_out</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 xml:space="preserve">  :</w:t>
      </w:r>
      <w:proofErr w:type="gramEnd"/>
      <w:r w:rsidRPr="00360712">
        <w:rPr>
          <w:rFonts w:ascii="Times New Roman" w:hAnsi="Times New Roman" w:cs="Times New Roman"/>
        </w:rPr>
        <w:t xml:space="preserve"> out </w:t>
      </w:r>
      <w:proofErr w:type="spellStart"/>
      <w:r w:rsidRPr="00360712">
        <w:rPr>
          <w:rFonts w:ascii="Times New Roman" w:hAnsi="Times New Roman" w:cs="Times New Roman"/>
        </w:rPr>
        <w:t>std_logic_vector</w:t>
      </w:r>
      <w:proofErr w:type="spellEnd"/>
      <w:r w:rsidRPr="00360712">
        <w:rPr>
          <w:rFonts w:ascii="Times New Roman" w:hAnsi="Times New Roman" w:cs="Times New Roman"/>
        </w:rPr>
        <w:t xml:space="preserve">(17 </w:t>
      </w:r>
      <w:proofErr w:type="spellStart"/>
      <w:r w:rsidRPr="00360712">
        <w:rPr>
          <w:rFonts w:ascii="Times New Roman" w:hAnsi="Times New Roman" w:cs="Times New Roman"/>
        </w:rPr>
        <w:t>downto</w:t>
      </w:r>
      <w:proofErr w:type="spellEnd"/>
      <w:r w:rsidRPr="00360712">
        <w:rPr>
          <w:rFonts w:ascii="Times New Roman" w:hAnsi="Times New Roman" w:cs="Times New Roman"/>
        </w:rPr>
        <w:t xml:space="preserve"> 0);</w:t>
      </w:r>
    </w:p>
    <w:p w14:paraId="4C69E79D"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clk_out</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 xml:space="preserve">  :</w:t>
      </w:r>
      <w:proofErr w:type="gramEnd"/>
      <w:r w:rsidRPr="00360712">
        <w:rPr>
          <w:rFonts w:ascii="Times New Roman" w:hAnsi="Times New Roman" w:cs="Times New Roman"/>
        </w:rPr>
        <w:t xml:space="preserve"> out </w:t>
      </w:r>
      <w:proofErr w:type="spellStart"/>
      <w:r w:rsidRPr="00360712">
        <w:rPr>
          <w:rFonts w:ascii="Times New Roman" w:hAnsi="Times New Roman" w:cs="Times New Roman"/>
        </w:rPr>
        <w:t>std_logic</w:t>
      </w:r>
      <w:proofErr w:type="spellEnd"/>
      <w:r w:rsidRPr="00360712">
        <w:rPr>
          <w:rFonts w:ascii="Times New Roman" w:hAnsi="Times New Roman" w:cs="Times New Roman"/>
        </w:rPr>
        <w:t xml:space="preserve"> </w:t>
      </w:r>
    </w:p>
    <w:p w14:paraId="15E752C5"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
    <w:p w14:paraId="665F1626"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end </w:t>
      </w:r>
      <w:proofErr w:type="gramStart"/>
      <w:r w:rsidRPr="00360712">
        <w:rPr>
          <w:rFonts w:ascii="Times New Roman" w:hAnsi="Times New Roman" w:cs="Times New Roman"/>
        </w:rPr>
        <w:t>component;</w:t>
      </w:r>
      <w:proofErr w:type="gramEnd"/>
    </w:p>
    <w:p w14:paraId="300589A2" w14:textId="77777777" w:rsidR="00360712" w:rsidRPr="00360712" w:rsidRDefault="00360712" w:rsidP="00360712">
      <w:pPr>
        <w:spacing w:line="240" w:lineRule="auto"/>
        <w:rPr>
          <w:rFonts w:ascii="Times New Roman" w:hAnsi="Times New Roman" w:cs="Times New Roman"/>
        </w:rPr>
      </w:pPr>
    </w:p>
    <w:p w14:paraId="5F7DC685"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--controller                         </w:t>
      </w:r>
    </w:p>
    <w:p w14:paraId="7735BEC5"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signal </w:t>
      </w:r>
      <w:proofErr w:type="spellStart"/>
      <w:r w:rsidRPr="00360712">
        <w:rPr>
          <w:rFonts w:ascii="Times New Roman" w:hAnsi="Times New Roman" w:cs="Times New Roman"/>
        </w:rPr>
        <w:t>ld_input_done</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 xml:space="preserve">  :</w:t>
      </w:r>
      <w:proofErr w:type="gramEnd"/>
      <w:r w:rsidRPr="00360712">
        <w:rPr>
          <w:rFonts w:ascii="Times New Roman" w:hAnsi="Times New Roman" w:cs="Times New Roman"/>
        </w:rPr>
        <w:t xml:space="preserve"> </w:t>
      </w:r>
      <w:proofErr w:type="spellStart"/>
      <w:r w:rsidRPr="00360712">
        <w:rPr>
          <w:rFonts w:ascii="Times New Roman" w:hAnsi="Times New Roman" w:cs="Times New Roman"/>
        </w:rPr>
        <w:t>std_logic</w:t>
      </w:r>
      <w:proofErr w:type="spellEnd"/>
      <w:r w:rsidRPr="00360712">
        <w:rPr>
          <w:rFonts w:ascii="Times New Roman" w:hAnsi="Times New Roman" w:cs="Times New Roman"/>
        </w:rPr>
        <w:t>;</w:t>
      </w:r>
    </w:p>
    <w:p w14:paraId="63E47F54"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signal </w:t>
      </w:r>
      <w:proofErr w:type="spellStart"/>
      <w:r w:rsidRPr="00360712">
        <w:rPr>
          <w:rFonts w:ascii="Times New Roman" w:hAnsi="Times New Roman" w:cs="Times New Roman"/>
        </w:rPr>
        <w:t>multi_done</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 xml:space="preserve">  :</w:t>
      </w:r>
      <w:proofErr w:type="gramEnd"/>
      <w:r w:rsidRPr="00360712">
        <w:rPr>
          <w:rFonts w:ascii="Times New Roman" w:hAnsi="Times New Roman" w:cs="Times New Roman"/>
        </w:rPr>
        <w:t xml:space="preserve"> </w:t>
      </w:r>
      <w:proofErr w:type="spellStart"/>
      <w:r w:rsidRPr="00360712">
        <w:rPr>
          <w:rFonts w:ascii="Times New Roman" w:hAnsi="Times New Roman" w:cs="Times New Roman"/>
        </w:rPr>
        <w:t>std_logic</w:t>
      </w:r>
      <w:proofErr w:type="spellEnd"/>
      <w:r w:rsidRPr="00360712">
        <w:rPr>
          <w:rFonts w:ascii="Times New Roman" w:hAnsi="Times New Roman" w:cs="Times New Roman"/>
        </w:rPr>
        <w:t>;</w:t>
      </w:r>
    </w:p>
    <w:p w14:paraId="4FF5ABC8"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signal </w:t>
      </w:r>
      <w:proofErr w:type="spellStart"/>
      <w:r w:rsidRPr="00360712">
        <w:rPr>
          <w:rFonts w:ascii="Times New Roman" w:hAnsi="Times New Roman" w:cs="Times New Roman"/>
        </w:rPr>
        <w:t>ld_input</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 xml:space="preserve">  :</w:t>
      </w:r>
      <w:proofErr w:type="gramEnd"/>
      <w:r w:rsidRPr="00360712">
        <w:rPr>
          <w:rFonts w:ascii="Times New Roman" w:hAnsi="Times New Roman" w:cs="Times New Roman"/>
        </w:rPr>
        <w:t xml:space="preserve"> </w:t>
      </w:r>
      <w:proofErr w:type="spellStart"/>
      <w:r w:rsidRPr="00360712">
        <w:rPr>
          <w:rFonts w:ascii="Times New Roman" w:hAnsi="Times New Roman" w:cs="Times New Roman"/>
        </w:rPr>
        <w:t>std_logic</w:t>
      </w:r>
      <w:proofErr w:type="spellEnd"/>
      <w:r w:rsidRPr="00360712">
        <w:rPr>
          <w:rFonts w:ascii="Times New Roman" w:hAnsi="Times New Roman" w:cs="Times New Roman"/>
        </w:rPr>
        <w:t>;</w:t>
      </w:r>
    </w:p>
    <w:p w14:paraId="1ECBF193" w14:textId="77777777" w:rsidR="00360712" w:rsidRPr="00360712" w:rsidRDefault="00360712" w:rsidP="00360712">
      <w:pPr>
        <w:spacing w:line="240" w:lineRule="auto"/>
        <w:rPr>
          <w:rFonts w:ascii="Times New Roman" w:hAnsi="Times New Roman" w:cs="Times New Roman"/>
          <w:lang w:val="sv-SE"/>
        </w:rPr>
      </w:pPr>
      <w:r w:rsidRPr="00360712">
        <w:rPr>
          <w:rFonts w:ascii="Times New Roman" w:hAnsi="Times New Roman" w:cs="Times New Roman"/>
          <w:lang w:val="sv-SE"/>
        </w:rPr>
        <w:lastRenderedPageBreak/>
        <w:t>signal op_en            : std_logic;</w:t>
      </w:r>
    </w:p>
    <w:p w14:paraId="47CD7B49"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w:t>
      </w:r>
      <w:proofErr w:type="spellStart"/>
      <w:r w:rsidRPr="00360712">
        <w:rPr>
          <w:rFonts w:ascii="Times New Roman" w:hAnsi="Times New Roman" w:cs="Times New Roman"/>
        </w:rPr>
        <w:t>ld_coeff</w:t>
      </w:r>
      <w:proofErr w:type="spellEnd"/>
    </w:p>
    <w:p w14:paraId="30FF67C0"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signal </w:t>
      </w:r>
      <w:proofErr w:type="spellStart"/>
      <w:r w:rsidRPr="00360712">
        <w:rPr>
          <w:rFonts w:ascii="Times New Roman" w:hAnsi="Times New Roman" w:cs="Times New Roman"/>
        </w:rPr>
        <w:t>multi_en</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 xml:space="preserve">  :</w:t>
      </w:r>
      <w:proofErr w:type="gramEnd"/>
      <w:r w:rsidRPr="00360712">
        <w:rPr>
          <w:rFonts w:ascii="Times New Roman" w:hAnsi="Times New Roman" w:cs="Times New Roman"/>
        </w:rPr>
        <w:t xml:space="preserve">  </w:t>
      </w:r>
      <w:proofErr w:type="spellStart"/>
      <w:r w:rsidRPr="00360712">
        <w:rPr>
          <w:rFonts w:ascii="Times New Roman" w:hAnsi="Times New Roman" w:cs="Times New Roman"/>
        </w:rPr>
        <w:t>std_logic</w:t>
      </w:r>
      <w:proofErr w:type="spellEnd"/>
      <w:r w:rsidRPr="00360712">
        <w:rPr>
          <w:rFonts w:ascii="Times New Roman" w:hAnsi="Times New Roman" w:cs="Times New Roman"/>
        </w:rPr>
        <w:t>;</w:t>
      </w:r>
    </w:p>
    <w:p w14:paraId="08048DCE" w14:textId="6B035FBF"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signal </w:t>
      </w:r>
      <w:proofErr w:type="spellStart"/>
      <w:r w:rsidRPr="00360712">
        <w:rPr>
          <w:rFonts w:ascii="Times New Roman" w:hAnsi="Times New Roman" w:cs="Times New Roman"/>
        </w:rPr>
        <w:t>data_coeff</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 xml:space="preserve">  :</w:t>
      </w:r>
      <w:proofErr w:type="gramEnd"/>
      <w:r w:rsidRPr="00360712">
        <w:rPr>
          <w:rFonts w:ascii="Times New Roman" w:hAnsi="Times New Roman" w:cs="Times New Roman"/>
        </w:rPr>
        <w:t xml:space="preserve">  </w:t>
      </w:r>
      <w:proofErr w:type="spellStart"/>
      <w:r w:rsidRPr="00360712">
        <w:rPr>
          <w:rFonts w:ascii="Times New Roman" w:hAnsi="Times New Roman" w:cs="Times New Roman"/>
        </w:rPr>
        <w:t>std_logic_vector</w:t>
      </w:r>
      <w:proofErr w:type="spellEnd"/>
      <w:r w:rsidRPr="00360712">
        <w:rPr>
          <w:rFonts w:ascii="Times New Roman" w:hAnsi="Times New Roman" w:cs="Times New Roman"/>
        </w:rPr>
        <w:t xml:space="preserve">(15 </w:t>
      </w:r>
      <w:proofErr w:type="spellStart"/>
      <w:r w:rsidRPr="00360712">
        <w:rPr>
          <w:rFonts w:ascii="Times New Roman" w:hAnsi="Times New Roman" w:cs="Times New Roman"/>
        </w:rPr>
        <w:t>downto</w:t>
      </w:r>
      <w:proofErr w:type="spellEnd"/>
      <w:r w:rsidRPr="00360712">
        <w:rPr>
          <w:rFonts w:ascii="Times New Roman" w:hAnsi="Times New Roman" w:cs="Times New Roman"/>
        </w:rPr>
        <w:t xml:space="preserve"> 0);</w:t>
      </w:r>
    </w:p>
    <w:p w14:paraId="31C0DAC0"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w:t>
      </w:r>
      <w:proofErr w:type="spellStart"/>
      <w:r w:rsidRPr="00360712">
        <w:rPr>
          <w:rFonts w:ascii="Times New Roman" w:hAnsi="Times New Roman" w:cs="Times New Roman"/>
        </w:rPr>
        <w:t>ld_input</w:t>
      </w:r>
      <w:proofErr w:type="spellEnd"/>
    </w:p>
    <w:p w14:paraId="39A7742A" w14:textId="657F9852"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signal </w:t>
      </w:r>
      <w:proofErr w:type="spellStart"/>
      <w:r w:rsidRPr="00360712">
        <w:rPr>
          <w:rFonts w:ascii="Times New Roman" w:hAnsi="Times New Roman" w:cs="Times New Roman"/>
        </w:rPr>
        <w:t>data_input</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 xml:space="preserve">  :</w:t>
      </w:r>
      <w:proofErr w:type="gramEnd"/>
      <w:r w:rsidRPr="00360712">
        <w:rPr>
          <w:rFonts w:ascii="Times New Roman" w:hAnsi="Times New Roman" w:cs="Times New Roman"/>
        </w:rPr>
        <w:t xml:space="preserve">  </w:t>
      </w:r>
      <w:proofErr w:type="spellStart"/>
      <w:r w:rsidRPr="00360712">
        <w:rPr>
          <w:rFonts w:ascii="Times New Roman" w:hAnsi="Times New Roman" w:cs="Times New Roman"/>
        </w:rPr>
        <w:t>std_logic_vector</w:t>
      </w:r>
      <w:proofErr w:type="spellEnd"/>
      <w:r w:rsidRPr="00360712">
        <w:rPr>
          <w:rFonts w:ascii="Times New Roman" w:hAnsi="Times New Roman" w:cs="Times New Roman"/>
        </w:rPr>
        <w:t xml:space="preserve">(15 </w:t>
      </w:r>
      <w:proofErr w:type="spellStart"/>
      <w:r w:rsidRPr="00360712">
        <w:rPr>
          <w:rFonts w:ascii="Times New Roman" w:hAnsi="Times New Roman" w:cs="Times New Roman"/>
        </w:rPr>
        <w:t>downto</w:t>
      </w:r>
      <w:proofErr w:type="spellEnd"/>
      <w:r w:rsidRPr="00360712">
        <w:rPr>
          <w:rFonts w:ascii="Times New Roman" w:hAnsi="Times New Roman" w:cs="Times New Roman"/>
        </w:rPr>
        <w:t xml:space="preserve"> 0);</w:t>
      </w:r>
    </w:p>
    <w:p w14:paraId="68203DEE"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--multiply</w:t>
      </w:r>
    </w:p>
    <w:p w14:paraId="37F4C906"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signal </w:t>
      </w:r>
      <w:proofErr w:type="spellStart"/>
      <w:r w:rsidRPr="00360712">
        <w:rPr>
          <w:rFonts w:ascii="Times New Roman" w:hAnsi="Times New Roman" w:cs="Times New Roman"/>
        </w:rPr>
        <w:t>store_en</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 xml:space="preserve">  :</w:t>
      </w:r>
      <w:proofErr w:type="gramEnd"/>
      <w:r w:rsidRPr="00360712">
        <w:rPr>
          <w:rFonts w:ascii="Times New Roman" w:hAnsi="Times New Roman" w:cs="Times New Roman"/>
        </w:rPr>
        <w:t xml:space="preserve">  </w:t>
      </w:r>
      <w:proofErr w:type="spellStart"/>
      <w:r w:rsidRPr="00360712">
        <w:rPr>
          <w:rFonts w:ascii="Times New Roman" w:hAnsi="Times New Roman" w:cs="Times New Roman"/>
        </w:rPr>
        <w:t>std_logic</w:t>
      </w:r>
      <w:proofErr w:type="spellEnd"/>
      <w:r w:rsidRPr="00360712">
        <w:rPr>
          <w:rFonts w:ascii="Times New Roman" w:hAnsi="Times New Roman" w:cs="Times New Roman"/>
        </w:rPr>
        <w:t>;</w:t>
      </w:r>
    </w:p>
    <w:p w14:paraId="181A82E1" w14:textId="2039D3D0"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signal </w:t>
      </w:r>
      <w:proofErr w:type="spellStart"/>
      <w:r w:rsidRPr="00360712">
        <w:rPr>
          <w:rFonts w:ascii="Times New Roman" w:hAnsi="Times New Roman" w:cs="Times New Roman"/>
        </w:rPr>
        <w:t>data_out</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 xml:space="preserve">  :</w:t>
      </w:r>
      <w:proofErr w:type="gramEnd"/>
      <w:r w:rsidRPr="00360712">
        <w:rPr>
          <w:rFonts w:ascii="Times New Roman" w:hAnsi="Times New Roman" w:cs="Times New Roman"/>
        </w:rPr>
        <w:t xml:space="preserve">  </w:t>
      </w:r>
      <w:proofErr w:type="spellStart"/>
      <w:r w:rsidRPr="00360712">
        <w:rPr>
          <w:rFonts w:ascii="Times New Roman" w:hAnsi="Times New Roman" w:cs="Times New Roman"/>
        </w:rPr>
        <w:t>std_logic_vector</w:t>
      </w:r>
      <w:proofErr w:type="spellEnd"/>
      <w:r w:rsidRPr="00360712">
        <w:rPr>
          <w:rFonts w:ascii="Times New Roman" w:hAnsi="Times New Roman" w:cs="Times New Roman"/>
        </w:rPr>
        <w:t xml:space="preserve">(17 </w:t>
      </w:r>
      <w:proofErr w:type="spellStart"/>
      <w:r w:rsidRPr="00360712">
        <w:rPr>
          <w:rFonts w:ascii="Times New Roman" w:hAnsi="Times New Roman" w:cs="Times New Roman"/>
        </w:rPr>
        <w:t>downto</w:t>
      </w:r>
      <w:proofErr w:type="spellEnd"/>
      <w:r w:rsidRPr="00360712">
        <w:rPr>
          <w:rFonts w:ascii="Times New Roman" w:hAnsi="Times New Roman" w:cs="Times New Roman"/>
        </w:rPr>
        <w:t xml:space="preserve"> 0);</w:t>
      </w:r>
    </w:p>
    <w:p w14:paraId="5D670C17" w14:textId="5FA38BDF"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--store </w:t>
      </w:r>
    </w:p>
    <w:p w14:paraId="5547A4AC"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--max</w:t>
      </w:r>
    </w:p>
    <w:p w14:paraId="38853DEA" w14:textId="77777777" w:rsidR="00360712" w:rsidRPr="0018563F" w:rsidRDefault="00360712" w:rsidP="00360712">
      <w:pPr>
        <w:spacing w:line="240" w:lineRule="auto"/>
        <w:rPr>
          <w:rFonts w:ascii="Times New Roman" w:hAnsi="Times New Roman" w:cs="Times New Roman"/>
        </w:rPr>
      </w:pPr>
      <w:r w:rsidRPr="0018563F">
        <w:rPr>
          <w:rFonts w:ascii="Times New Roman" w:hAnsi="Times New Roman" w:cs="Times New Roman"/>
        </w:rPr>
        <w:t>signal max_en      : std_logic;</w:t>
      </w:r>
    </w:p>
    <w:p w14:paraId="6AA51545" w14:textId="77777777" w:rsidR="00360712" w:rsidRPr="0018563F" w:rsidRDefault="00360712" w:rsidP="00360712">
      <w:pPr>
        <w:spacing w:line="240" w:lineRule="auto"/>
        <w:rPr>
          <w:rFonts w:ascii="Times New Roman" w:hAnsi="Times New Roman" w:cs="Times New Roman"/>
        </w:rPr>
      </w:pPr>
    </w:p>
    <w:p w14:paraId="2C39332D" w14:textId="7B7D1A0B"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w:t>
      </w:r>
    </w:p>
    <w:p w14:paraId="296D1AB1"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begin</w:t>
      </w:r>
    </w:p>
    <w:p w14:paraId="59A5CDDE"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w:t>
      </w:r>
      <w:proofErr w:type="spellStart"/>
      <w:r w:rsidRPr="00360712">
        <w:rPr>
          <w:rFonts w:ascii="Times New Roman" w:hAnsi="Times New Roman" w:cs="Times New Roman"/>
        </w:rPr>
        <w:t>clk_out</w:t>
      </w:r>
      <w:proofErr w:type="spellEnd"/>
      <w:r w:rsidRPr="00360712">
        <w:rPr>
          <w:rFonts w:ascii="Times New Roman" w:hAnsi="Times New Roman" w:cs="Times New Roman"/>
        </w:rPr>
        <w:t xml:space="preserve"> &lt;= </w:t>
      </w:r>
      <w:proofErr w:type="spellStart"/>
      <w:proofErr w:type="gramStart"/>
      <w:r w:rsidRPr="00360712">
        <w:rPr>
          <w:rFonts w:ascii="Times New Roman" w:hAnsi="Times New Roman" w:cs="Times New Roman"/>
        </w:rPr>
        <w:t>clki</w:t>
      </w:r>
      <w:proofErr w:type="spellEnd"/>
      <w:r w:rsidRPr="00360712">
        <w:rPr>
          <w:rFonts w:ascii="Times New Roman" w:hAnsi="Times New Roman" w:cs="Times New Roman"/>
        </w:rPr>
        <w:t>;</w:t>
      </w:r>
      <w:proofErr w:type="gramEnd"/>
    </w:p>
    <w:p w14:paraId="48D7A81F" w14:textId="77777777" w:rsidR="00360712" w:rsidRPr="00360712" w:rsidRDefault="00360712" w:rsidP="00360712">
      <w:pPr>
        <w:spacing w:line="240" w:lineRule="auto"/>
        <w:rPr>
          <w:rFonts w:ascii="Times New Roman" w:hAnsi="Times New Roman" w:cs="Times New Roman"/>
        </w:rPr>
      </w:pPr>
      <w:proofErr w:type="spellStart"/>
      <w:r w:rsidRPr="00360712">
        <w:rPr>
          <w:rFonts w:ascii="Times New Roman" w:hAnsi="Times New Roman" w:cs="Times New Roman"/>
        </w:rPr>
        <w:t>controller_part</w:t>
      </w:r>
      <w:proofErr w:type="spellEnd"/>
      <w:r w:rsidRPr="00360712">
        <w:rPr>
          <w:rFonts w:ascii="Times New Roman" w:hAnsi="Times New Roman" w:cs="Times New Roman"/>
        </w:rPr>
        <w:t>: controller</w:t>
      </w:r>
    </w:p>
    <w:p w14:paraId="14598B60"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port </w:t>
      </w:r>
      <w:proofErr w:type="gramStart"/>
      <w:r w:rsidRPr="00360712">
        <w:rPr>
          <w:rFonts w:ascii="Times New Roman" w:hAnsi="Times New Roman" w:cs="Times New Roman"/>
        </w:rPr>
        <w:t>map(</w:t>
      </w:r>
      <w:proofErr w:type="gramEnd"/>
    </w:p>
    <w:p w14:paraId="4A449ABF"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clk</w:t>
      </w:r>
      <w:proofErr w:type="spellEnd"/>
      <w:r w:rsidRPr="00360712">
        <w:rPr>
          <w:rFonts w:ascii="Times New Roman" w:hAnsi="Times New Roman" w:cs="Times New Roman"/>
        </w:rPr>
        <w:t xml:space="preserve">           =&gt; </w:t>
      </w:r>
      <w:proofErr w:type="spellStart"/>
      <w:r w:rsidRPr="00360712">
        <w:rPr>
          <w:rFonts w:ascii="Times New Roman" w:hAnsi="Times New Roman" w:cs="Times New Roman"/>
        </w:rPr>
        <w:t>clki</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 xml:space="preserve">  ,</w:t>
      </w:r>
      <w:proofErr w:type="gramEnd"/>
    </w:p>
    <w:p w14:paraId="44F1660E"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reset         =&gt; </w:t>
      </w:r>
      <w:proofErr w:type="spellStart"/>
      <w:r w:rsidRPr="00360712">
        <w:rPr>
          <w:rFonts w:ascii="Times New Roman" w:hAnsi="Times New Roman" w:cs="Times New Roman"/>
        </w:rPr>
        <w:t>reseti</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 xml:space="preserve">  ,</w:t>
      </w:r>
      <w:proofErr w:type="gramEnd"/>
    </w:p>
    <w:p w14:paraId="7BE50AAA"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start         =&gt; </w:t>
      </w:r>
      <w:proofErr w:type="spellStart"/>
      <w:r w:rsidRPr="00360712">
        <w:rPr>
          <w:rFonts w:ascii="Times New Roman" w:hAnsi="Times New Roman" w:cs="Times New Roman"/>
        </w:rPr>
        <w:t>starti</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 xml:space="preserve">  ,</w:t>
      </w:r>
      <w:proofErr w:type="gramEnd"/>
      <w:r w:rsidRPr="00360712">
        <w:rPr>
          <w:rFonts w:ascii="Times New Roman" w:hAnsi="Times New Roman" w:cs="Times New Roman"/>
        </w:rPr>
        <w:t xml:space="preserve"> </w:t>
      </w:r>
    </w:p>
    <w:p w14:paraId="1CD704F6"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ld_input_done</w:t>
      </w:r>
      <w:proofErr w:type="spellEnd"/>
      <w:r w:rsidRPr="00360712">
        <w:rPr>
          <w:rFonts w:ascii="Times New Roman" w:hAnsi="Times New Roman" w:cs="Times New Roman"/>
        </w:rPr>
        <w:t xml:space="preserve"> =&gt; </w:t>
      </w:r>
      <w:proofErr w:type="spellStart"/>
      <w:r w:rsidRPr="00360712">
        <w:rPr>
          <w:rFonts w:ascii="Times New Roman" w:hAnsi="Times New Roman" w:cs="Times New Roman"/>
        </w:rPr>
        <w:t>ld_input_</w:t>
      </w:r>
      <w:proofErr w:type="gramStart"/>
      <w:r w:rsidRPr="00360712">
        <w:rPr>
          <w:rFonts w:ascii="Times New Roman" w:hAnsi="Times New Roman" w:cs="Times New Roman"/>
        </w:rPr>
        <w:t>done</w:t>
      </w:r>
      <w:proofErr w:type="spellEnd"/>
      <w:r w:rsidRPr="00360712">
        <w:rPr>
          <w:rFonts w:ascii="Times New Roman" w:hAnsi="Times New Roman" w:cs="Times New Roman"/>
        </w:rPr>
        <w:t xml:space="preserve">  ,</w:t>
      </w:r>
      <w:proofErr w:type="gramEnd"/>
    </w:p>
    <w:p w14:paraId="7FE605BD"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multi_done</w:t>
      </w:r>
      <w:proofErr w:type="spellEnd"/>
      <w:r w:rsidRPr="00360712">
        <w:rPr>
          <w:rFonts w:ascii="Times New Roman" w:hAnsi="Times New Roman" w:cs="Times New Roman"/>
        </w:rPr>
        <w:t xml:space="preserve">    =&gt; </w:t>
      </w:r>
      <w:proofErr w:type="spellStart"/>
      <w:r w:rsidRPr="00360712">
        <w:rPr>
          <w:rFonts w:ascii="Times New Roman" w:hAnsi="Times New Roman" w:cs="Times New Roman"/>
        </w:rPr>
        <w:t>multi_done</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 xml:space="preserve">  ,</w:t>
      </w:r>
      <w:proofErr w:type="gramEnd"/>
      <w:r w:rsidRPr="00360712">
        <w:rPr>
          <w:rFonts w:ascii="Times New Roman" w:hAnsi="Times New Roman" w:cs="Times New Roman"/>
        </w:rPr>
        <w:t xml:space="preserve">               </w:t>
      </w:r>
    </w:p>
    <w:p w14:paraId="36772297"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ld_input</w:t>
      </w:r>
      <w:proofErr w:type="spellEnd"/>
      <w:r w:rsidRPr="00360712">
        <w:rPr>
          <w:rFonts w:ascii="Times New Roman" w:hAnsi="Times New Roman" w:cs="Times New Roman"/>
        </w:rPr>
        <w:t xml:space="preserve">      =&gt; </w:t>
      </w:r>
      <w:proofErr w:type="spellStart"/>
      <w:r w:rsidRPr="00360712">
        <w:rPr>
          <w:rFonts w:ascii="Times New Roman" w:hAnsi="Times New Roman" w:cs="Times New Roman"/>
        </w:rPr>
        <w:t>ld_input</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 xml:space="preserve">  ,</w:t>
      </w:r>
      <w:proofErr w:type="gramEnd"/>
    </w:p>
    <w:p w14:paraId="1376C94F"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op_en</w:t>
      </w:r>
      <w:proofErr w:type="spellEnd"/>
      <w:r w:rsidRPr="00360712">
        <w:rPr>
          <w:rFonts w:ascii="Times New Roman" w:hAnsi="Times New Roman" w:cs="Times New Roman"/>
        </w:rPr>
        <w:t xml:space="preserve">         =&gt; </w:t>
      </w:r>
      <w:proofErr w:type="spellStart"/>
      <w:r w:rsidRPr="00360712">
        <w:rPr>
          <w:rFonts w:ascii="Times New Roman" w:hAnsi="Times New Roman" w:cs="Times New Roman"/>
        </w:rPr>
        <w:t>op_en</w:t>
      </w:r>
      <w:proofErr w:type="spellEnd"/>
      <w:r w:rsidRPr="00360712">
        <w:rPr>
          <w:rFonts w:ascii="Times New Roman" w:hAnsi="Times New Roman" w:cs="Times New Roman"/>
        </w:rPr>
        <w:t xml:space="preserve">  </w:t>
      </w:r>
    </w:p>
    <w:p w14:paraId="4F1595FE"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w:t>
      </w:r>
    </w:p>
    <w:p w14:paraId="0A281741" w14:textId="77777777" w:rsidR="00360712" w:rsidRPr="00360712" w:rsidRDefault="00360712" w:rsidP="00360712">
      <w:pPr>
        <w:spacing w:line="240" w:lineRule="auto"/>
        <w:rPr>
          <w:rFonts w:ascii="Times New Roman" w:hAnsi="Times New Roman" w:cs="Times New Roman"/>
        </w:rPr>
      </w:pPr>
    </w:p>
    <w:p w14:paraId="3F10D442" w14:textId="77777777" w:rsidR="00360712" w:rsidRPr="00360712" w:rsidRDefault="00360712" w:rsidP="00360712">
      <w:pPr>
        <w:spacing w:line="240" w:lineRule="auto"/>
        <w:rPr>
          <w:rFonts w:ascii="Times New Roman" w:hAnsi="Times New Roman" w:cs="Times New Roman"/>
        </w:rPr>
      </w:pPr>
      <w:proofErr w:type="spellStart"/>
      <w:r w:rsidRPr="00360712">
        <w:rPr>
          <w:rFonts w:ascii="Times New Roman" w:hAnsi="Times New Roman" w:cs="Times New Roman"/>
        </w:rPr>
        <w:t>coeff_part</w:t>
      </w:r>
      <w:proofErr w:type="spellEnd"/>
      <w:r w:rsidRPr="00360712">
        <w:rPr>
          <w:rFonts w:ascii="Times New Roman" w:hAnsi="Times New Roman" w:cs="Times New Roman"/>
        </w:rPr>
        <w:t xml:space="preserve">: </w:t>
      </w:r>
      <w:proofErr w:type="spellStart"/>
      <w:r w:rsidRPr="00360712">
        <w:rPr>
          <w:rFonts w:ascii="Times New Roman" w:hAnsi="Times New Roman" w:cs="Times New Roman"/>
        </w:rPr>
        <w:t>load_coeff</w:t>
      </w:r>
      <w:proofErr w:type="spellEnd"/>
    </w:p>
    <w:p w14:paraId="03ABB1EF" w14:textId="77777777" w:rsidR="00360712" w:rsidRPr="00360712" w:rsidRDefault="00360712" w:rsidP="00360712">
      <w:pPr>
        <w:spacing w:line="240" w:lineRule="auto"/>
        <w:rPr>
          <w:rFonts w:ascii="Times New Roman" w:hAnsi="Times New Roman" w:cs="Times New Roman"/>
          <w:lang w:val="sv-SE"/>
        </w:rPr>
      </w:pPr>
      <w:r w:rsidRPr="00360712">
        <w:rPr>
          <w:rFonts w:ascii="Times New Roman" w:hAnsi="Times New Roman" w:cs="Times New Roman"/>
          <w:lang w:val="sv-SE"/>
        </w:rPr>
        <w:t>port map(</w:t>
      </w:r>
    </w:p>
    <w:p w14:paraId="6CD5DC03" w14:textId="77777777" w:rsidR="00360712" w:rsidRPr="00360712" w:rsidRDefault="00360712" w:rsidP="00360712">
      <w:pPr>
        <w:spacing w:line="240" w:lineRule="auto"/>
        <w:rPr>
          <w:rFonts w:ascii="Times New Roman" w:hAnsi="Times New Roman" w:cs="Times New Roman"/>
          <w:lang w:val="sv-SE"/>
        </w:rPr>
      </w:pPr>
      <w:r w:rsidRPr="00360712">
        <w:rPr>
          <w:rFonts w:ascii="Times New Roman" w:hAnsi="Times New Roman" w:cs="Times New Roman"/>
          <w:lang w:val="sv-SE"/>
        </w:rPr>
        <w:t xml:space="preserve">            clk             =&gt; clki          ,</w:t>
      </w:r>
    </w:p>
    <w:p w14:paraId="63665626" w14:textId="77777777" w:rsidR="00360712" w:rsidRPr="00360712" w:rsidRDefault="00360712" w:rsidP="00360712">
      <w:pPr>
        <w:spacing w:line="240" w:lineRule="auto"/>
        <w:rPr>
          <w:rFonts w:ascii="Times New Roman" w:hAnsi="Times New Roman" w:cs="Times New Roman"/>
          <w:lang w:val="sv-SE"/>
        </w:rPr>
      </w:pPr>
      <w:r w:rsidRPr="00360712">
        <w:rPr>
          <w:rFonts w:ascii="Times New Roman" w:hAnsi="Times New Roman" w:cs="Times New Roman"/>
          <w:lang w:val="sv-SE"/>
        </w:rPr>
        <w:t xml:space="preserve">            reset           =&gt; reseti         ,</w:t>
      </w:r>
    </w:p>
    <w:p w14:paraId="6803E1C5" w14:textId="77777777" w:rsidR="00360712" w:rsidRPr="00360712" w:rsidRDefault="00360712" w:rsidP="00360712">
      <w:pPr>
        <w:spacing w:line="240" w:lineRule="auto"/>
        <w:rPr>
          <w:rFonts w:ascii="Times New Roman" w:hAnsi="Times New Roman" w:cs="Times New Roman"/>
          <w:lang w:val="sv-SE"/>
        </w:rPr>
      </w:pPr>
      <w:r w:rsidRPr="00360712">
        <w:rPr>
          <w:rFonts w:ascii="Times New Roman" w:hAnsi="Times New Roman" w:cs="Times New Roman"/>
          <w:lang w:val="sv-SE"/>
        </w:rPr>
        <w:t xml:space="preserve">            op_en           =&gt; op_en        ,</w:t>
      </w:r>
    </w:p>
    <w:p w14:paraId="77F926F8"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lang w:val="sv-SE"/>
        </w:rPr>
        <w:t xml:space="preserve">            </w:t>
      </w:r>
      <w:proofErr w:type="spellStart"/>
      <w:r w:rsidRPr="00360712">
        <w:rPr>
          <w:rFonts w:ascii="Times New Roman" w:hAnsi="Times New Roman" w:cs="Times New Roman"/>
        </w:rPr>
        <w:t>multi_en</w:t>
      </w:r>
      <w:proofErr w:type="spellEnd"/>
      <w:r w:rsidRPr="00360712">
        <w:rPr>
          <w:rFonts w:ascii="Times New Roman" w:hAnsi="Times New Roman" w:cs="Times New Roman"/>
        </w:rPr>
        <w:t xml:space="preserve">        =&gt; </w:t>
      </w:r>
      <w:proofErr w:type="spellStart"/>
      <w:r w:rsidRPr="00360712">
        <w:rPr>
          <w:rFonts w:ascii="Times New Roman" w:hAnsi="Times New Roman" w:cs="Times New Roman"/>
        </w:rPr>
        <w:t>multi_en</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 xml:space="preserve">  ,</w:t>
      </w:r>
      <w:proofErr w:type="gramEnd"/>
    </w:p>
    <w:p w14:paraId="2C58E138"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data_coeff</w:t>
      </w:r>
      <w:proofErr w:type="spellEnd"/>
      <w:r w:rsidRPr="00360712">
        <w:rPr>
          <w:rFonts w:ascii="Times New Roman" w:hAnsi="Times New Roman" w:cs="Times New Roman"/>
        </w:rPr>
        <w:t xml:space="preserve">      =&gt; </w:t>
      </w:r>
      <w:proofErr w:type="spellStart"/>
      <w:r w:rsidRPr="00360712">
        <w:rPr>
          <w:rFonts w:ascii="Times New Roman" w:hAnsi="Times New Roman" w:cs="Times New Roman"/>
        </w:rPr>
        <w:t>data_coeff</w:t>
      </w:r>
      <w:proofErr w:type="spellEnd"/>
      <w:r w:rsidRPr="00360712">
        <w:rPr>
          <w:rFonts w:ascii="Times New Roman" w:hAnsi="Times New Roman" w:cs="Times New Roman"/>
        </w:rPr>
        <w:t xml:space="preserve">   </w:t>
      </w:r>
    </w:p>
    <w:p w14:paraId="68C4F530"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w:t>
      </w:r>
    </w:p>
    <w:p w14:paraId="66FF1617" w14:textId="77777777" w:rsidR="00360712" w:rsidRPr="00360712" w:rsidRDefault="00360712" w:rsidP="00360712">
      <w:pPr>
        <w:spacing w:line="240" w:lineRule="auto"/>
        <w:rPr>
          <w:rFonts w:ascii="Times New Roman" w:hAnsi="Times New Roman" w:cs="Times New Roman"/>
        </w:rPr>
      </w:pPr>
    </w:p>
    <w:p w14:paraId="62FF6085" w14:textId="77777777" w:rsidR="00360712" w:rsidRPr="00360712" w:rsidRDefault="00360712" w:rsidP="00360712">
      <w:pPr>
        <w:spacing w:line="240" w:lineRule="auto"/>
        <w:rPr>
          <w:rFonts w:ascii="Times New Roman" w:hAnsi="Times New Roman" w:cs="Times New Roman"/>
        </w:rPr>
      </w:pPr>
      <w:proofErr w:type="spellStart"/>
      <w:r w:rsidRPr="00360712">
        <w:rPr>
          <w:rFonts w:ascii="Times New Roman" w:hAnsi="Times New Roman" w:cs="Times New Roman"/>
        </w:rPr>
        <w:t>input_part</w:t>
      </w:r>
      <w:proofErr w:type="spellEnd"/>
      <w:r w:rsidRPr="00360712">
        <w:rPr>
          <w:rFonts w:ascii="Times New Roman" w:hAnsi="Times New Roman" w:cs="Times New Roman"/>
        </w:rPr>
        <w:t xml:space="preserve">: </w:t>
      </w:r>
      <w:proofErr w:type="spellStart"/>
      <w:r w:rsidRPr="00360712">
        <w:rPr>
          <w:rFonts w:ascii="Times New Roman" w:hAnsi="Times New Roman" w:cs="Times New Roman"/>
        </w:rPr>
        <w:t>load_input</w:t>
      </w:r>
      <w:proofErr w:type="spellEnd"/>
    </w:p>
    <w:p w14:paraId="7A26CB4B"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port </w:t>
      </w:r>
      <w:proofErr w:type="gramStart"/>
      <w:r w:rsidRPr="00360712">
        <w:rPr>
          <w:rFonts w:ascii="Times New Roman" w:hAnsi="Times New Roman" w:cs="Times New Roman"/>
        </w:rPr>
        <w:t>map(</w:t>
      </w:r>
      <w:proofErr w:type="gramEnd"/>
    </w:p>
    <w:p w14:paraId="3D51FB8D"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clk</w:t>
      </w:r>
      <w:proofErr w:type="spellEnd"/>
      <w:r w:rsidRPr="00360712">
        <w:rPr>
          <w:rFonts w:ascii="Times New Roman" w:hAnsi="Times New Roman" w:cs="Times New Roman"/>
        </w:rPr>
        <w:t xml:space="preserve">             =&gt; </w:t>
      </w:r>
      <w:proofErr w:type="spellStart"/>
      <w:r w:rsidRPr="00360712">
        <w:rPr>
          <w:rFonts w:ascii="Times New Roman" w:hAnsi="Times New Roman" w:cs="Times New Roman"/>
        </w:rPr>
        <w:t>clki</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 xml:space="preserve">  ,</w:t>
      </w:r>
      <w:proofErr w:type="gramEnd"/>
    </w:p>
    <w:p w14:paraId="0D2C1B14"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reset           =&gt; </w:t>
      </w:r>
      <w:proofErr w:type="spellStart"/>
      <w:r w:rsidRPr="00360712">
        <w:rPr>
          <w:rFonts w:ascii="Times New Roman" w:hAnsi="Times New Roman" w:cs="Times New Roman"/>
        </w:rPr>
        <w:t>reseti</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 xml:space="preserve">  ,</w:t>
      </w:r>
      <w:proofErr w:type="gramEnd"/>
    </w:p>
    <w:p w14:paraId="70179359"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ld_input</w:t>
      </w:r>
      <w:proofErr w:type="spellEnd"/>
      <w:r w:rsidRPr="00360712">
        <w:rPr>
          <w:rFonts w:ascii="Times New Roman" w:hAnsi="Times New Roman" w:cs="Times New Roman"/>
        </w:rPr>
        <w:t xml:space="preserve">        =&gt; </w:t>
      </w:r>
      <w:proofErr w:type="spellStart"/>
      <w:r w:rsidRPr="00360712">
        <w:rPr>
          <w:rFonts w:ascii="Times New Roman" w:hAnsi="Times New Roman" w:cs="Times New Roman"/>
        </w:rPr>
        <w:t>ld_input</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 xml:space="preserve">  ,</w:t>
      </w:r>
      <w:proofErr w:type="gramEnd"/>
      <w:r w:rsidRPr="00360712">
        <w:rPr>
          <w:rFonts w:ascii="Times New Roman" w:hAnsi="Times New Roman" w:cs="Times New Roman"/>
        </w:rPr>
        <w:t xml:space="preserve"> </w:t>
      </w:r>
    </w:p>
    <w:p w14:paraId="537CA94E"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ld_input_done</w:t>
      </w:r>
      <w:proofErr w:type="spellEnd"/>
      <w:r w:rsidRPr="00360712">
        <w:rPr>
          <w:rFonts w:ascii="Times New Roman" w:hAnsi="Times New Roman" w:cs="Times New Roman"/>
        </w:rPr>
        <w:t xml:space="preserve">   =&gt; </w:t>
      </w:r>
      <w:proofErr w:type="spellStart"/>
      <w:r w:rsidRPr="00360712">
        <w:rPr>
          <w:rFonts w:ascii="Times New Roman" w:hAnsi="Times New Roman" w:cs="Times New Roman"/>
        </w:rPr>
        <w:t>ld_input_</w:t>
      </w:r>
      <w:proofErr w:type="gramStart"/>
      <w:r w:rsidRPr="00360712">
        <w:rPr>
          <w:rFonts w:ascii="Times New Roman" w:hAnsi="Times New Roman" w:cs="Times New Roman"/>
        </w:rPr>
        <w:t>done</w:t>
      </w:r>
      <w:proofErr w:type="spellEnd"/>
      <w:r w:rsidRPr="00360712">
        <w:rPr>
          <w:rFonts w:ascii="Times New Roman" w:hAnsi="Times New Roman" w:cs="Times New Roman"/>
        </w:rPr>
        <w:t xml:space="preserve">  ,</w:t>
      </w:r>
      <w:proofErr w:type="gramEnd"/>
      <w:r w:rsidRPr="00360712">
        <w:rPr>
          <w:rFonts w:ascii="Times New Roman" w:hAnsi="Times New Roman" w:cs="Times New Roman"/>
        </w:rPr>
        <w:t xml:space="preserve">                  </w:t>
      </w:r>
    </w:p>
    <w:p w14:paraId="7077E56F"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op_en</w:t>
      </w:r>
      <w:proofErr w:type="spellEnd"/>
      <w:r w:rsidRPr="00360712">
        <w:rPr>
          <w:rFonts w:ascii="Times New Roman" w:hAnsi="Times New Roman" w:cs="Times New Roman"/>
        </w:rPr>
        <w:t xml:space="preserve">           =&gt; </w:t>
      </w:r>
      <w:proofErr w:type="spellStart"/>
      <w:r w:rsidRPr="00360712">
        <w:rPr>
          <w:rFonts w:ascii="Times New Roman" w:hAnsi="Times New Roman" w:cs="Times New Roman"/>
        </w:rPr>
        <w:t>op_en</w:t>
      </w:r>
      <w:proofErr w:type="spellEnd"/>
      <w:r w:rsidRPr="00360712">
        <w:rPr>
          <w:rFonts w:ascii="Times New Roman" w:hAnsi="Times New Roman" w:cs="Times New Roman"/>
        </w:rPr>
        <w:t xml:space="preserve">      </w:t>
      </w:r>
      <w:proofErr w:type="gramStart"/>
      <w:r w:rsidRPr="00360712">
        <w:rPr>
          <w:rFonts w:ascii="Times New Roman" w:hAnsi="Times New Roman" w:cs="Times New Roman"/>
        </w:rPr>
        <w:t xml:space="preserve">  ,</w:t>
      </w:r>
      <w:proofErr w:type="gramEnd"/>
      <w:r w:rsidRPr="00360712">
        <w:rPr>
          <w:rFonts w:ascii="Times New Roman" w:hAnsi="Times New Roman" w:cs="Times New Roman"/>
        </w:rPr>
        <w:t xml:space="preserve"> </w:t>
      </w:r>
    </w:p>
    <w:p w14:paraId="42A9B3D5"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start_ld_</w:t>
      </w:r>
      <w:proofErr w:type="gramStart"/>
      <w:r w:rsidRPr="00360712">
        <w:rPr>
          <w:rFonts w:ascii="Times New Roman" w:hAnsi="Times New Roman" w:cs="Times New Roman"/>
        </w:rPr>
        <w:t>input</w:t>
      </w:r>
      <w:proofErr w:type="spellEnd"/>
      <w:r w:rsidRPr="00360712">
        <w:rPr>
          <w:rFonts w:ascii="Times New Roman" w:hAnsi="Times New Roman" w:cs="Times New Roman"/>
        </w:rPr>
        <w:t xml:space="preserve">  =</w:t>
      </w:r>
      <w:proofErr w:type="gramEnd"/>
      <w:r w:rsidRPr="00360712">
        <w:rPr>
          <w:rFonts w:ascii="Times New Roman" w:hAnsi="Times New Roman" w:cs="Times New Roman"/>
        </w:rPr>
        <w:t xml:space="preserve">&gt; </w:t>
      </w:r>
      <w:proofErr w:type="spellStart"/>
      <w:r w:rsidRPr="00360712">
        <w:rPr>
          <w:rFonts w:ascii="Times New Roman" w:hAnsi="Times New Roman" w:cs="Times New Roman"/>
        </w:rPr>
        <w:t>start_ld_inputo</w:t>
      </w:r>
      <w:proofErr w:type="spellEnd"/>
      <w:r w:rsidRPr="00360712">
        <w:rPr>
          <w:rFonts w:ascii="Times New Roman" w:hAnsi="Times New Roman" w:cs="Times New Roman"/>
        </w:rPr>
        <w:t xml:space="preserve">    ,</w:t>
      </w:r>
    </w:p>
    <w:p w14:paraId="0364CA6C"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lastRenderedPageBreak/>
        <w:t xml:space="preserve">            </w:t>
      </w:r>
      <w:proofErr w:type="spellStart"/>
      <w:r w:rsidRPr="00360712">
        <w:rPr>
          <w:rFonts w:ascii="Times New Roman" w:hAnsi="Times New Roman" w:cs="Times New Roman"/>
        </w:rPr>
        <w:t>data_input</w:t>
      </w:r>
      <w:proofErr w:type="spellEnd"/>
      <w:r w:rsidRPr="00360712">
        <w:rPr>
          <w:rFonts w:ascii="Times New Roman" w:hAnsi="Times New Roman" w:cs="Times New Roman"/>
        </w:rPr>
        <w:t xml:space="preserve">      =&gt; </w:t>
      </w:r>
      <w:proofErr w:type="spellStart"/>
      <w:r w:rsidRPr="00360712">
        <w:rPr>
          <w:rFonts w:ascii="Times New Roman" w:hAnsi="Times New Roman" w:cs="Times New Roman"/>
        </w:rPr>
        <w:t>data_input</w:t>
      </w:r>
      <w:proofErr w:type="spellEnd"/>
      <w:r w:rsidRPr="00360712">
        <w:rPr>
          <w:rFonts w:ascii="Times New Roman" w:hAnsi="Times New Roman" w:cs="Times New Roman"/>
        </w:rPr>
        <w:t xml:space="preserve">    </w:t>
      </w:r>
    </w:p>
    <w:p w14:paraId="4CB6551E"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w:t>
      </w:r>
    </w:p>
    <w:p w14:paraId="09EC4F78" w14:textId="77777777" w:rsidR="00360712" w:rsidRPr="00360712" w:rsidRDefault="00360712" w:rsidP="00360712">
      <w:pPr>
        <w:spacing w:line="240" w:lineRule="auto"/>
        <w:rPr>
          <w:rFonts w:ascii="Times New Roman" w:hAnsi="Times New Roman" w:cs="Times New Roman"/>
        </w:rPr>
      </w:pPr>
    </w:p>
    <w:p w14:paraId="49B173D4" w14:textId="77777777" w:rsidR="00360712" w:rsidRPr="00360712" w:rsidRDefault="00360712" w:rsidP="00360712">
      <w:pPr>
        <w:spacing w:line="240" w:lineRule="auto"/>
        <w:rPr>
          <w:rFonts w:ascii="Times New Roman" w:hAnsi="Times New Roman" w:cs="Times New Roman"/>
        </w:rPr>
      </w:pPr>
      <w:proofErr w:type="spellStart"/>
      <w:r w:rsidRPr="00360712">
        <w:rPr>
          <w:rFonts w:ascii="Times New Roman" w:hAnsi="Times New Roman" w:cs="Times New Roman"/>
        </w:rPr>
        <w:t>multiply_part</w:t>
      </w:r>
      <w:proofErr w:type="spellEnd"/>
      <w:r w:rsidRPr="00360712">
        <w:rPr>
          <w:rFonts w:ascii="Times New Roman" w:hAnsi="Times New Roman" w:cs="Times New Roman"/>
        </w:rPr>
        <w:t xml:space="preserve">: multiply </w:t>
      </w:r>
    </w:p>
    <w:p w14:paraId="37B55F90"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port </w:t>
      </w:r>
      <w:proofErr w:type="gramStart"/>
      <w:r w:rsidRPr="00360712">
        <w:rPr>
          <w:rFonts w:ascii="Times New Roman" w:hAnsi="Times New Roman" w:cs="Times New Roman"/>
        </w:rPr>
        <w:t>map(</w:t>
      </w:r>
      <w:proofErr w:type="gramEnd"/>
    </w:p>
    <w:p w14:paraId="441FDF18" w14:textId="77777777" w:rsidR="00360712" w:rsidRPr="00777F91"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777F91">
        <w:rPr>
          <w:rFonts w:ascii="Times New Roman" w:hAnsi="Times New Roman" w:cs="Times New Roman"/>
        </w:rPr>
        <w:t>clk</w:t>
      </w:r>
      <w:proofErr w:type="spellEnd"/>
      <w:r w:rsidRPr="00777F91">
        <w:rPr>
          <w:rFonts w:ascii="Times New Roman" w:hAnsi="Times New Roman" w:cs="Times New Roman"/>
        </w:rPr>
        <w:t xml:space="preserve">        =&gt; </w:t>
      </w:r>
      <w:proofErr w:type="spellStart"/>
      <w:r w:rsidRPr="00777F91">
        <w:rPr>
          <w:rFonts w:ascii="Times New Roman" w:hAnsi="Times New Roman" w:cs="Times New Roman"/>
        </w:rPr>
        <w:t>clki</w:t>
      </w:r>
      <w:proofErr w:type="spellEnd"/>
      <w:r w:rsidRPr="00777F91">
        <w:rPr>
          <w:rFonts w:ascii="Times New Roman" w:hAnsi="Times New Roman" w:cs="Times New Roman"/>
        </w:rPr>
        <w:t xml:space="preserve">,       </w:t>
      </w:r>
    </w:p>
    <w:p w14:paraId="15BE7603" w14:textId="77777777" w:rsidR="00360712" w:rsidRPr="00360712" w:rsidRDefault="00360712" w:rsidP="00360712">
      <w:pPr>
        <w:spacing w:line="240" w:lineRule="auto"/>
        <w:rPr>
          <w:rFonts w:ascii="Times New Roman" w:hAnsi="Times New Roman" w:cs="Times New Roman"/>
          <w:lang w:val="sv-SE"/>
        </w:rPr>
      </w:pPr>
      <w:r w:rsidRPr="00777F91">
        <w:rPr>
          <w:rFonts w:ascii="Times New Roman" w:hAnsi="Times New Roman" w:cs="Times New Roman"/>
        </w:rPr>
        <w:t xml:space="preserve">            </w:t>
      </w:r>
      <w:r w:rsidRPr="00360712">
        <w:rPr>
          <w:rFonts w:ascii="Times New Roman" w:hAnsi="Times New Roman" w:cs="Times New Roman"/>
          <w:lang w:val="sv-SE"/>
        </w:rPr>
        <w:t xml:space="preserve">reset      =&gt; reseti,     </w:t>
      </w:r>
    </w:p>
    <w:p w14:paraId="46C1FFD8" w14:textId="77777777" w:rsidR="00360712" w:rsidRPr="00360712" w:rsidRDefault="00360712" w:rsidP="00360712">
      <w:pPr>
        <w:spacing w:line="240" w:lineRule="auto"/>
        <w:rPr>
          <w:rFonts w:ascii="Times New Roman" w:hAnsi="Times New Roman" w:cs="Times New Roman"/>
          <w:lang w:val="sv-SE"/>
        </w:rPr>
      </w:pPr>
      <w:r w:rsidRPr="00360712">
        <w:rPr>
          <w:rFonts w:ascii="Times New Roman" w:hAnsi="Times New Roman" w:cs="Times New Roman"/>
          <w:lang w:val="sv-SE"/>
        </w:rPr>
        <w:t xml:space="preserve">            multi_en   =&gt; multi_en, </w:t>
      </w:r>
    </w:p>
    <w:p w14:paraId="1B80E87F"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lang w:val="sv-SE"/>
        </w:rPr>
        <w:t xml:space="preserve">            </w:t>
      </w:r>
      <w:proofErr w:type="spellStart"/>
      <w:r w:rsidRPr="00360712">
        <w:rPr>
          <w:rFonts w:ascii="Times New Roman" w:hAnsi="Times New Roman" w:cs="Times New Roman"/>
        </w:rPr>
        <w:t>data_input</w:t>
      </w:r>
      <w:proofErr w:type="spellEnd"/>
      <w:r w:rsidRPr="00360712">
        <w:rPr>
          <w:rFonts w:ascii="Times New Roman" w:hAnsi="Times New Roman" w:cs="Times New Roman"/>
        </w:rPr>
        <w:t xml:space="preserve"> =&gt; </w:t>
      </w:r>
      <w:proofErr w:type="spellStart"/>
      <w:r w:rsidRPr="00360712">
        <w:rPr>
          <w:rFonts w:ascii="Times New Roman" w:hAnsi="Times New Roman" w:cs="Times New Roman"/>
        </w:rPr>
        <w:t>data_input</w:t>
      </w:r>
      <w:proofErr w:type="spellEnd"/>
      <w:r w:rsidRPr="00360712">
        <w:rPr>
          <w:rFonts w:ascii="Times New Roman" w:hAnsi="Times New Roman" w:cs="Times New Roman"/>
        </w:rPr>
        <w:t>,</w:t>
      </w:r>
    </w:p>
    <w:p w14:paraId="3B64209C"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data_coeff</w:t>
      </w:r>
      <w:proofErr w:type="spellEnd"/>
      <w:r w:rsidRPr="00360712">
        <w:rPr>
          <w:rFonts w:ascii="Times New Roman" w:hAnsi="Times New Roman" w:cs="Times New Roman"/>
        </w:rPr>
        <w:t xml:space="preserve"> =&gt; </w:t>
      </w:r>
      <w:proofErr w:type="spellStart"/>
      <w:r w:rsidRPr="00360712">
        <w:rPr>
          <w:rFonts w:ascii="Times New Roman" w:hAnsi="Times New Roman" w:cs="Times New Roman"/>
        </w:rPr>
        <w:t>data_coeff</w:t>
      </w:r>
      <w:proofErr w:type="spellEnd"/>
      <w:r w:rsidRPr="00360712">
        <w:rPr>
          <w:rFonts w:ascii="Times New Roman" w:hAnsi="Times New Roman" w:cs="Times New Roman"/>
        </w:rPr>
        <w:t>,</w:t>
      </w:r>
    </w:p>
    <w:p w14:paraId="0B43DDA9"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multi_done</w:t>
      </w:r>
      <w:proofErr w:type="spellEnd"/>
      <w:r w:rsidRPr="00360712">
        <w:rPr>
          <w:rFonts w:ascii="Times New Roman" w:hAnsi="Times New Roman" w:cs="Times New Roman"/>
        </w:rPr>
        <w:t xml:space="preserve"> =&gt; </w:t>
      </w:r>
      <w:proofErr w:type="spellStart"/>
      <w:r w:rsidRPr="00360712">
        <w:rPr>
          <w:rFonts w:ascii="Times New Roman" w:hAnsi="Times New Roman" w:cs="Times New Roman"/>
        </w:rPr>
        <w:t>multi_done</w:t>
      </w:r>
      <w:proofErr w:type="spellEnd"/>
      <w:r w:rsidRPr="00360712">
        <w:rPr>
          <w:rFonts w:ascii="Times New Roman" w:hAnsi="Times New Roman" w:cs="Times New Roman"/>
        </w:rPr>
        <w:t>,</w:t>
      </w:r>
    </w:p>
    <w:p w14:paraId="459B5FD4"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store_en</w:t>
      </w:r>
      <w:proofErr w:type="spellEnd"/>
      <w:r w:rsidRPr="00360712">
        <w:rPr>
          <w:rFonts w:ascii="Times New Roman" w:hAnsi="Times New Roman" w:cs="Times New Roman"/>
        </w:rPr>
        <w:t xml:space="preserve"> =&gt; </w:t>
      </w:r>
      <w:proofErr w:type="spellStart"/>
      <w:r w:rsidRPr="00360712">
        <w:rPr>
          <w:rFonts w:ascii="Times New Roman" w:hAnsi="Times New Roman" w:cs="Times New Roman"/>
        </w:rPr>
        <w:t>store_en</w:t>
      </w:r>
      <w:proofErr w:type="spellEnd"/>
      <w:r w:rsidRPr="00360712">
        <w:rPr>
          <w:rFonts w:ascii="Times New Roman" w:hAnsi="Times New Roman" w:cs="Times New Roman"/>
        </w:rPr>
        <w:t>,</w:t>
      </w:r>
    </w:p>
    <w:p w14:paraId="74B83422"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max_en</w:t>
      </w:r>
      <w:proofErr w:type="spellEnd"/>
      <w:r w:rsidRPr="00360712">
        <w:rPr>
          <w:rFonts w:ascii="Times New Roman" w:hAnsi="Times New Roman" w:cs="Times New Roman"/>
        </w:rPr>
        <w:t xml:space="preserve">   =&gt; </w:t>
      </w:r>
      <w:proofErr w:type="spellStart"/>
      <w:r w:rsidRPr="00360712">
        <w:rPr>
          <w:rFonts w:ascii="Times New Roman" w:hAnsi="Times New Roman" w:cs="Times New Roman"/>
        </w:rPr>
        <w:t>max_en</w:t>
      </w:r>
      <w:proofErr w:type="spellEnd"/>
      <w:r w:rsidRPr="00360712">
        <w:rPr>
          <w:rFonts w:ascii="Times New Roman" w:hAnsi="Times New Roman" w:cs="Times New Roman"/>
        </w:rPr>
        <w:t xml:space="preserve">,  </w:t>
      </w:r>
    </w:p>
    <w:p w14:paraId="59B500AC"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data_out</w:t>
      </w:r>
      <w:proofErr w:type="spellEnd"/>
      <w:r w:rsidRPr="00360712">
        <w:rPr>
          <w:rFonts w:ascii="Times New Roman" w:hAnsi="Times New Roman" w:cs="Times New Roman"/>
        </w:rPr>
        <w:t xml:space="preserve">   =&gt; </w:t>
      </w:r>
      <w:proofErr w:type="spellStart"/>
      <w:r w:rsidRPr="00360712">
        <w:rPr>
          <w:rFonts w:ascii="Times New Roman" w:hAnsi="Times New Roman" w:cs="Times New Roman"/>
        </w:rPr>
        <w:t>data_out</w:t>
      </w:r>
      <w:proofErr w:type="spellEnd"/>
      <w:r w:rsidRPr="00360712">
        <w:rPr>
          <w:rFonts w:ascii="Times New Roman" w:hAnsi="Times New Roman" w:cs="Times New Roman"/>
        </w:rPr>
        <w:t xml:space="preserve">    </w:t>
      </w:r>
    </w:p>
    <w:p w14:paraId="0FE7BE4C"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w:t>
      </w:r>
    </w:p>
    <w:p w14:paraId="487C2E18" w14:textId="77777777" w:rsidR="00360712" w:rsidRPr="00360712" w:rsidRDefault="00360712" w:rsidP="00360712">
      <w:pPr>
        <w:spacing w:line="240" w:lineRule="auto"/>
        <w:rPr>
          <w:rFonts w:ascii="Times New Roman" w:hAnsi="Times New Roman" w:cs="Times New Roman"/>
        </w:rPr>
      </w:pPr>
    </w:p>
    <w:p w14:paraId="5F01294E" w14:textId="77777777" w:rsidR="00360712" w:rsidRPr="00360712" w:rsidRDefault="00360712" w:rsidP="00360712">
      <w:pPr>
        <w:spacing w:line="240" w:lineRule="auto"/>
        <w:rPr>
          <w:rFonts w:ascii="Times New Roman" w:hAnsi="Times New Roman" w:cs="Times New Roman"/>
        </w:rPr>
      </w:pPr>
      <w:proofErr w:type="spellStart"/>
      <w:r w:rsidRPr="00360712">
        <w:rPr>
          <w:rFonts w:ascii="Times New Roman" w:hAnsi="Times New Roman" w:cs="Times New Roman"/>
        </w:rPr>
        <w:t>store_part</w:t>
      </w:r>
      <w:proofErr w:type="spellEnd"/>
      <w:r w:rsidRPr="00360712">
        <w:rPr>
          <w:rFonts w:ascii="Times New Roman" w:hAnsi="Times New Roman" w:cs="Times New Roman"/>
        </w:rPr>
        <w:t>: store</w:t>
      </w:r>
    </w:p>
    <w:p w14:paraId="4A9A8654"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port </w:t>
      </w:r>
      <w:proofErr w:type="gramStart"/>
      <w:r w:rsidRPr="00360712">
        <w:rPr>
          <w:rFonts w:ascii="Times New Roman" w:hAnsi="Times New Roman" w:cs="Times New Roman"/>
        </w:rPr>
        <w:t>map(</w:t>
      </w:r>
      <w:proofErr w:type="gramEnd"/>
    </w:p>
    <w:p w14:paraId="25201B0F"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clk</w:t>
      </w:r>
      <w:proofErr w:type="spellEnd"/>
      <w:r w:rsidRPr="00360712">
        <w:rPr>
          <w:rFonts w:ascii="Times New Roman" w:hAnsi="Times New Roman" w:cs="Times New Roman"/>
        </w:rPr>
        <w:t xml:space="preserve">        =&gt; </w:t>
      </w:r>
      <w:proofErr w:type="spellStart"/>
      <w:r w:rsidRPr="00360712">
        <w:rPr>
          <w:rFonts w:ascii="Times New Roman" w:hAnsi="Times New Roman" w:cs="Times New Roman"/>
        </w:rPr>
        <w:t>clki</w:t>
      </w:r>
      <w:proofErr w:type="spellEnd"/>
      <w:r w:rsidRPr="00360712">
        <w:rPr>
          <w:rFonts w:ascii="Times New Roman" w:hAnsi="Times New Roman" w:cs="Times New Roman"/>
        </w:rPr>
        <w:t xml:space="preserve">,       </w:t>
      </w:r>
    </w:p>
    <w:p w14:paraId="5BBAE06B" w14:textId="77777777" w:rsidR="00360712" w:rsidRPr="00777F91" w:rsidRDefault="00360712" w:rsidP="00360712">
      <w:pPr>
        <w:spacing w:line="240" w:lineRule="auto"/>
        <w:rPr>
          <w:rFonts w:ascii="Times New Roman" w:hAnsi="Times New Roman" w:cs="Times New Roman"/>
          <w:lang w:val="sv-SE"/>
        </w:rPr>
      </w:pPr>
      <w:r w:rsidRPr="00360712">
        <w:rPr>
          <w:rFonts w:ascii="Times New Roman" w:hAnsi="Times New Roman" w:cs="Times New Roman"/>
        </w:rPr>
        <w:t xml:space="preserve">    </w:t>
      </w:r>
      <w:r w:rsidRPr="00777F91">
        <w:rPr>
          <w:rFonts w:ascii="Times New Roman" w:hAnsi="Times New Roman" w:cs="Times New Roman"/>
          <w:lang w:val="sv-SE"/>
        </w:rPr>
        <w:t xml:space="preserve">reset      =&gt; reseti,     </w:t>
      </w:r>
    </w:p>
    <w:p w14:paraId="2B405E23" w14:textId="77777777" w:rsidR="00360712" w:rsidRPr="00777F91" w:rsidRDefault="00360712" w:rsidP="00360712">
      <w:pPr>
        <w:spacing w:line="240" w:lineRule="auto"/>
        <w:rPr>
          <w:rFonts w:ascii="Times New Roman" w:hAnsi="Times New Roman" w:cs="Times New Roman"/>
          <w:lang w:val="sv-SE"/>
        </w:rPr>
      </w:pPr>
      <w:r w:rsidRPr="00777F91">
        <w:rPr>
          <w:rFonts w:ascii="Times New Roman" w:hAnsi="Times New Roman" w:cs="Times New Roman"/>
          <w:lang w:val="sv-SE"/>
        </w:rPr>
        <w:t xml:space="preserve">    store_en   =&gt; store_en,</w:t>
      </w:r>
    </w:p>
    <w:p w14:paraId="5F682274" w14:textId="77777777" w:rsidR="00360712" w:rsidRPr="00360712" w:rsidRDefault="00360712" w:rsidP="00360712">
      <w:pPr>
        <w:spacing w:line="240" w:lineRule="auto"/>
        <w:rPr>
          <w:rFonts w:ascii="Times New Roman" w:hAnsi="Times New Roman" w:cs="Times New Roman"/>
        </w:rPr>
      </w:pPr>
      <w:r w:rsidRPr="00777F91">
        <w:rPr>
          <w:rFonts w:ascii="Times New Roman" w:hAnsi="Times New Roman" w:cs="Times New Roman"/>
          <w:lang w:val="sv-SE"/>
        </w:rPr>
        <w:t xml:space="preserve">    </w:t>
      </w:r>
      <w:proofErr w:type="spellStart"/>
      <w:r w:rsidRPr="00360712">
        <w:rPr>
          <w:rFonts w:ascii="Times New Roman" w:hAnsi="Times New Roman" w:cs="Times New Roman"/>
        </w:rPr>
        <w:t>data_out</w:t>
      </w:r>
      <w:proofErr w:type="spellEnd"/>
      <w:r w:rsidRPr="00360712">
        <w:rPr>
          <w:rFonts w:ascii="Times New Roman" w:hAnsi="Times New Roman" w:cs="Times New Roman"/>
        </w:rPr>
        <w:t xml:space="preserve">   =&gt; </w:t>
      </w:r>
      <w:proofErr w:type="spellStart"/>
      <w:r w:rsidRPr="00360712">
        <w:rPr>
          <w:rFonts w:ascii="Times New Roman" w:hAnsi="Times New Roman" w:cs="Times New Roman"/>
        </w:rPr>
        <w:t>data_out</w:t>
      </w:r>
      <w:proofErr w:type="spellEnd"/>
      <w:r w:rsidRPr="00360712">
        <w:rPr>
          <w:rFonts w:ascii="Times New Roman" w:hAnsi="Times New Roman" w:cs="Times New Roman"/>
        </w:rPr>
        <w:t xml:space="preserve">   </w:t>
      </w:r>
    </w:p>
    <w:p w14:paraId="38FEAFC1"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w:t>
      </w:r>
    </w:p>
    <w:p w14:paraId="0655E857" w14:textId="77777777" w:rsidR="00360712" w:rsidRPr="00360712" w:rsidRDefault="00360712" w:rsidP="00360712">
      <w:pPr>
        <w:spacing w:line="240" w:lineRule="auto"/>
        <w:rPr>
          <w:rFonts w:ascii="Times New Roman" w:hAnsi="Times New Roman" w:cs="Times New Roman"/>
        </w:rPr>
      </w:pPr>
    </w:p>
    <w:p w14:paraId="28BF0742" w14:textId="77777777" w:rsidR="00360712" w:rsidRPr="00360712" w:rsidRDefault="00360712" w:rsidP="00360712">
      <w:pPr>
        <w:spacing w:line="240" w:lineRule="auto"/>
        <w:rPr>
          <w:rFonts w:ascii="Times New Roman" w:hAnsi="Times New Roman" w:cs="Times New Roman"/>
        </w:rPr>
      </w:pPr>
      <w:proofErr w:type="spellStart"/>
      <w:r w:rsidRPr="00360712">
        <w:rPr>
          <w:rFonts w:ascii="Times New Roman" w:hAnsi="Times New Roman" w:cs="Times New Roman"/>
        </w:rPr>
        <w:t>max_part</w:t>
      </w:r>
      <w:proofErr w:type="spellEnd"/>
      <w:r w:rsidRPr="00360712">
        <w:rPr>
          <w:rFonts w:ascii="Times New Roman" w:hAnsi="Times New Roman" w:cs="Times New Roman"/>
        </w:rPr>
        <w:t xml:space="preserve">: max </w:t>
      </w:r>
    </w:p>
    <w:p w14:paraId="4386248D" w14:textId="77777777" w:rsidR="00360712" w:rsidRPr="00777F91" w:rsidRDefault="00360712" w:rsidP="00360712">
      <w:pPr>
        <w:spacing w:line="240" w:lineRule="auto"/>
        <w:rPr>
          <w:rFonts w:ascii="Times New Roman" w:hAnsi="Times New Roman" w:cs="Times New Roman"/>
          <w:lang w:val="sv-SE"/>
        </w:rPr>
      </w:pPr>
      <w:r w:rsidRPr="00777F91">
        <w:rPr>
          <w:rFonts w:ascii="Times New Roman" w:hAnsi="Times New Roman" w:cs="Times New Roman"/>
          <w:lang w:val="sv-SE"/>
        </w:rPr>
        <w:t>port map(</w:t>
      </w:r>
    </w:p>
    <w:p w14:paraId="0C350A32" w14:textId="77777777" w:rsidR="00360712" w:rsidRPr="00360712" w:rsidRDefault="00360712" w:rsidP="00360712">
      <w:pPr>
        <w:spacing w:line="240" w:lineRule="auto"/>
        <w:rPr>
          <w:rFonts w:ascii="Times New Roman" w:hAnsi="Times New Roman" w:cs="Times New Roman"/>
          <w:lang w:val="sv-SE"/>
        </w:rPr>
      </w:pPr>
      <w:r w:rsidRPr="00777F91">
        <w:rPr>
          <w:rFonts w:ascii="Times New Roman" w:hAnsi="Times New Roman" w:cs="Times New Roman"/>
          <w:lang w:val="sv-SE"/>
        </w:rPr>
        <w:t xml:space="preserve">            </w:t>
      </w:r>
      <w:r w:rsidRPr="00360712">
        <w:rPr>
          <w:rFonts w:ascii="Times New Roman" w:hAnsi="Times New Roman" w:cs="Times New Roman"/>
          <w:lang w:val="sv-SE"/>
        </w:rPr>
        <w:t xml:space="preserve">clk      =&gt; clki,     </w:t>
      </w:r>
    </w:p>
    <w:p w14:paraId="69D4D2E3" w14:textId="77777777" w:rsidR="00360712" w:rsidRPr="00360712" w:rsidRDefault="00360712" w:rsidP="00360712">
      <w:pPr>
        <w:spacing w:line="240" w:lineRule="auto"/>
        <w:rPr>
          <w:rFonts w:ascii="Times New Roman" w:hAnsi="Times New Roman" w:cs="Times New Roman"/>
          <w:lang w:val="sv-SE"/>
        </w:rPr>
      </w:pPr>
      <w:r w:rsidRPr="00360712">
        <w:rPr>
          <w:rFonts w:ascii="Times New Roman" w:hAnsi="Times New Roman" w:cs="Times New Roman"/>
          <w:lang w:val="sv-SE"/>
        </w:rPr>
        <w:t xml:space="preserve">            reset    =&gt; reseti,   </w:t>
      </w:r>
    </w:p>
    <w:p w14:paraId="24AB4D8C" w14:textId="77777777" w:rsidR="00360712" w:rsidRPr="00360712" w:rsidRDefault="00360712" w:rsidP="00360712">
      <w:pPr>
        <w:spacing w:line="240" w:lineRule="auto"/>
        <w:rPr>
          <w:rFonts w:ascii="Times New Roman" w:hAnsi="Times New Roman" w:cs="Times New Roman"/>
          <w:lang w:val="sv-SE"/>
        </w:rPr>
      </w:pPr>
      <w:r w:rsidRPr="00360712">
        <w:rPr>
          <w:rFonts w:ascii="Times New Roman" w:hAnsi="Times New Roman" w:cs="Times New Roman"/>
          <w:lang w:val="sv-SE"/>
        </w:rPr>
        <w:t xml:space="preserve">            max_en   =&gt; max_en,  </w:t>
      </w:r>
    </w:p>
    <w:p w14:paraId="5ACAA9BB"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lang w:val="sv-SE"/>
        </w:rPr>
        <w:t xml:space="preserve">            </w:t>
      </w:r>
      <w:proofErr w:type="spellStart"/>
      <w:r w:rsidRPr="00360712">
        <w:rPr>
          <w:rFonts w:ascii="Times New Roman" w:hAnsi="Times New Roman" w:cs="Times New Roman"/>
        </w:rPr>
        <w:t>data_out</w:t>
      </w:r>
      <w:proofErr w:type="spellEnd"/>
      <w:r w:rsidRPr="00360712">
        <w:rPr>
          <w:rFonts w:ascii="Times New Roman" w:hAnsi="Times New Roman" w:cs="Times New Roman"/>
        </w:rPr>
        <w:t xml:space="preserve"> =&gt; </w:t>
      </w:r>
      <w:proofErr w:type="spellStart"/>
      <w:r w:rsidRPr="00360712">
        <w:rPr>
          <w:rFonts w:ascii="Times New Roman" w:hAnsi="Times New Roman" w:cs="Times New Roman"/>
        </w:rPr>
        <w:t>data_out</w:t>
      </w:r>
      <w:proofErr w:type="spellEnd"/>
      <w:r w:rsidRPr="00360712">
        <w:rPr>
          <w:rFonts w:ascii="Times New Roman" w:hAnsi="Times New Roman" w:cs="Times New Roman"/>
        </w:rPr>
        <w:t>,</w:t>
      </w:r>
    </w:p>
    <w:p w14:paraId="2BDE5BC7"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max_</w:t>
      </w:r>
      <w:proofErr w:type="gramStart"/>
      <w:r w:rsidRPr="00360712">
        <w:rPr>
          <w:rFonts w:ascii="Times New Roman" w:hAnsi="Times New Roman" w:cs="Times New Roman"/>
        </w:rPr>
        <w:t>out</w:t>
      </w:r>
      <w:proofErr w:type="spellEnd"/>
      <w:r w:rsidRPr="00360712">
        <w:rPr>
          <w:rFonts w:ascii="Times New Roman" w:hAnsi="Times New Roman" w:cs="Times New Roman"/>
        </w:rPr>
        <w:t xml:space="preserve">  =</w:t>
      </w:r>
      <w:proofErr w:type="gramEnd"/>
      <w:r w:rsidRPr="00360712">
        <w:rPr>
          <w:rFonts w:ascii="Times New Roman" w:hAnsi="Times New Roman" w:cs="Times New Roman"/>
        </w:rPr>
        <w:t xml:space="preserve">&gt; </w:t>
      </w:r>
      <w:proofErr w:type="spellStart"/>
      <w:r w:rsidRPr="00360712">
        <w:rPr>
          <w:rFonts w:ascii="Times New Roman" w:hAnsi="Times New Roman" w:cs="Times New Roman"/>
        </w:rPr>
        <w:t>max_outo</w:t>
      </w:r>
      <w:proofErr w:type="spellEnd"/>
      <w:r w:rsidRPr="00360712">
        <w:rPr>
          <w:rFonts w:ascii="Times New Roman" w:hAnsi="Times New Roman" w:cs="Times New Roman"/>
        </w:rPr>
        <w:t>,</w:t>
      </w:r>
    </w:p>
    <w:p w14:paraId="0C73A9E7"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            </w:t>
      </w:r>
      <w:proofErr w:type="spellStart"/>
      <w:r w:rsidRPr="00360712">
        <w:rPr>
          <w:rFonts w:ascii="Times New Roman" w:hAnsi="Times New Roman" w:cs="Times New Roman"/>
        </w:rPr>
        <w:t>clk_</w:t>
      </w:r>
      <w:proofErr w:type="gramStart"/>
      <w:r w:rsidRPr="00360712">
        <w:rPr>
          <w:rFonts w:ascii="Times New Roman" w:hAnsi="Times New Roman" w:cs="Times New Roman"/>
        </w:rPr>
        <w:t>out</w:t>
      </w:r>
      <w:proofErr w:type="spellEnd"/>
      <w:r w:rsidRPr="00360712">
        <w:rPr>
          <w:rFonts w:ascii="Times New Roman" w:hAnsi="Times New Roman" w:cs="Times New Roman"/>
        </w:rPr>
        <w:t xml:space="preserve">  =</w:t>
      </w:r>
      <w:proofErr w:type="gramEnd"/>
      <w:r w:rsidRPr="00360712">
        <w:rPr>
          <w:rFonts w:ascii="Times New Roman" w:hAnsi="Times New Roman" w:cs="Times New Roman"/>
        </w:rPr>
        <w:t xml:space="preserve">&gt; </w:t>
      </w:r>
      <w:proofErr w:type="spellStart"/>
      <w:r w:rsidRPr="00360712">
        <w:rPr>
          <w:rFonts w:ascii="Times New Roman" w:hAnsi="Times New Roman" w:cs="Times New Roman"/>
        </w:rPr>
        <w:t>clk_out</w:t>
      </w:r>
      <w:proofErr w:type="spellEnd"/>
      <w:r w:rsidRPr="00360712">
        <w:rPr>
          <w:rFonts w:ascii="Times New Roman" w:hAnsi="Times New Roman" w:cs="Times New Roman"/>
        </w:rPr>
        <w:t xml:space="preserve"> </w:t>
      </w:r>
    </w:p>
    <w:p w14:paraId="4C49B6C5" w14:textId="77777777" w:rsidR="00360712" w:rsidRPr="00360712" w:rsidRDefault="00360712" w:rsidP="00360712">
      <w:pPr>
        <w:spacing w:line="240" w:lineRule="auto"/>
        <w:rPr>
          <w:rFonts w:ascii="Times New Roman" w:hAnsi="Times New Roman" w:cs="Times New Roman"/>
        </w:rPr>
      </w:pPr>
      <w:r w:rsidRPr="00360712">
        <w:rPr>
          <w:rFonts w:ascii="Times New Roman" w:hAnsi="Times New Roman" w:cs="Times New Roman"/>
        </w:rPr>
        <w:t>);</w:t>
      </w:r>
    </w:p>
    <w:p w14:paraId="5D1864A0" w14:textId="77777777" w:rsidR="00360712" w:rsidRPr="00360712" w:rsidRDefault="00360712" w:rsidP="00360712">
      <w:pPr>
        <w:spacing w:line="240" w:lineRule="auto"/>
        <w:rPr>
          <w:rFonts w:ascii="Times New Roman" w:hAnsi="Times New Roman" w:cs="Times New Roman"/>
        </w:rPr>
      </w:pPr>
    </w:p>
    <w:p w14:paraId="1AC723F1" w14:textId="0BD94497" w:rsidR="00F35C8B" w:rsidRPr="000D443F" w:rsidRDefault="00360712" w:rsidP="00360712">
      <w:pPr>
        <w:spacing w:line="240" w:lineRule="auto"/>
        <w:rPr>
          <w:rFonts w:ascii="Times New Roman" w:hAnsi="Times New Roman" w:cs="Times New Roman"/>
        </w:rPr>
      </w:pPr>
      <w:r w:rsidRPr="00360712">
        <w:rPr>
          <w:rFonts w:ascii="Times New Roman" w:hAnsi="Times New Roman" w:cs="Times New Roman"/>
        </w:rPr>
        <w:t xml:space="preserve">end </w:t>
      </w:r>
      <w:proofErr w:type="spellStart"/>
      <w:proofErr w:type="gramStart"/>
      <w:r w:rsidRPr="00360712">
        <w:rPr>
          <w:rFonts w:ascii="Times New Roman" w:hAnsi="Times New Roman" w:cs="Times New Roman"/>
        </w:rPr>
        <w:t>Behavioral</w:t>
      </w:r>
      <w:proofErr w:type="spellEnd"/>
      <w:r w:rsidRPr="00360712">
        <w:rPr>
          <w:rFonts w:ascii="Times New Roman" w:hAnsi="Times New Roman" w:cs="Times New Roman"/>
        </w:rPr>
        <w:t>;</w:t>
      </w:r>
      <w:proofErr w:type="gramEnd"/>
    </w:p>
    <w:sectPr w:rsidR="00F35C8B" w:rsidRPr="000D443F" w:rsidSect="003E26EB">
      <w:headerReference w:type="default" r:id="rId22"/>
      <w:pgSz w:w="16838" w:h="11906" w:orient="landscape"/>
      <w:pgMar w:top="1417" w:right="1417" w:bottom="1417" w:left="1417"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96EF9" w14:textId="77777777" w:rsidR="001C7816" w:rsidRDefault="001C7816" w:rsidP="002F137B">
      <w:pPr>
        <w:spacing w:after="0" w:line="240" w:lineRule="auto"/>
      </w:pPr>
      <w:r>
        <w:separator/>
      </w:r>
    </w:p>
  </w:endnote>
  <w:endnote w:type="continuationSeparator" w:id="0">
    <w:p w14:paraId="1DEFE2BC" w14:textId="77777777" w:rsidR="001C7816" w:rsidRDefault="001C7816" w:rsidP="002F137B">
      <w:pPr>
        <w:spacing w:after="0" w:line="240" w:lineRule="auto"/>
      </w:pPr>
      <w:r>
        <w:continuationSeparator/>
      </w:r>
    </w:p>
  </w:endnote>
  <w:endnote w:type="continuationNotice" w:id="1">
    <w:p w14:paraId="443BA7FF" w14:textId="77777777" w:rsidR="001C7816" w:rsidRDefault="001C781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5775331"/>
      <w:docPartObj>
        <w:docPartGallery w:val="Page Numbers (Bottom of Page)"/>
        <w:docPartUnique/>
      </w:docPartObj>
    </w:sdtPr>
    <w:sdtEndPr>
      <w:rPr>
        <w:noProof/>
      </w:rPr>
    </w:sdtEndPr>
    <w:sdtContent>
      <w:p w14:paraId="2917F301" w14:textId="18874FA8" w:rsidR="002F137B" w:rsidRDefault="002F13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3F4AA6" w14:textId="77777777" w:rsidR="002F137B" w:rsidRDefault="002F13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F15D5" w14:textId="77777777" w:rsidR="001C7816" w:rsidRDefault="001C7816" w:rsidP="002F137B">
      <w:pPr>
        <w:spacing w:after="0" w:line="240" w:lineRule="auto"/>
      </w:pPr>
      <w:r>
        <w:separator/>
      </w:r>
    </w:p>
  </w:footnote>
  <w:footnote w:type="continuationSeparator" w:id="0">
    <w:p w14:paraId="22CC59BF" w14:textId="77777777" w:rsidR="001C7816" w:rsidRDefault="001C7816" w:rsidP="002F137B">
      <w:pPr>
        <w:spacing w:after="0" w:line="240" w:lineRule="auto"/>
      </w:pPr>
      <w:r>
        <w:continuationSeparator/>
      </w:r>
    </w:p>
  </w:footnote>
  <w:footnote w:type="continuationNotice" w:id="1">
    <w:p w14:paraId="32BD185F" w14:textId="77777777" w:rsidR="001C7816" w:rsidRDefault="001C781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Change w:id="38" w:author="Gästanvändare" w:date="2022-12-20T09:27:00Z">
        <w:tblPr>
          <w:tblStyle w:val="TableGrid"/>
          <w:tblW w:w="0" w:type="nil"/>
          <w:tblLayout w:type="fixed"/>
          <w:tblLook w:val="06A0" w:firstRow="1" w:lastRow="0" w:firstColumn="1" w:lastColumn="0" w:noHBand="1" w:noVBand="1"/>
        </w:tblPr>
      </w:tblPrChange>
    </w:tblPr>
    <w:tblGrid>
      <w:gridCol w:w="3020"/>
      <w:gridCol w:w="3020"/>
      <w:gridCol w:w="3020"/>
      <w:tblGridChange w:id="39">
        <w:tblGrid>
          <w:gridCol w:w="3020"/>
          <w:gridCol w:w="3020"/>
          <w:gridCol w:w="3020"/>
        </w:tblGrid>
      </w:tblGridChange>
    </w:tblGrid>
    <w:tr w:rsidR="49BDA1AB" w14:paraId="330AEB62" w14:textId="77777777" w:rsidTr="49BDA1AB">
      <w:trPr>
        <w:trHeight w:val="300"/>
        <w:trPrChange w:id="40" w:author="Gästanvändare" w:date="2022-12-20T09:27:00Z">
          <w:trPr>
            <w:trHeight w:val="300"/>
          </w:trPr>
        </w:trPrChange>
      </w:trPr>
      <w:tc>
        <w:tcPr>
          <w:tcW w:w="3020" w:type="dxa"/>
          <w:tcPrChange w:id="41" w:author="Gästanvändare" w:date="2022-12-20T09:27:00Z">
            <w:tcPr>
              <w:tcW w:w="3020" w:type="dxa"/>
            </w:tcPr>
          </w:tcPrChange>
        </w:tcPr>
        <w:p w14:paraId="1CC88AED" w14:textId="155EC676" w:rsidR="49BDA1AB" w:rsidRDefault="49BDA1AB">
          <w:pPr>
            <w:pStyle w:val="Header"/>
            <w:ind w:left="-115"/>
            <w:pPrChange w:id="42" w:author="Hanyu Liu" w:date="2022-12-20T09:27:00Z">
              <w:pPr/>
            </w:pPrChange>
          </w:pPr>
        </w:p>
      </w:tc>
      <w:tc>
        <w:tcPr>
          <w:tcW w:w="3020" w:type="dxa"/>
          <w:tcPrChange w:id="43" w:author="Gästanvändare" w:date="2022-12-20T09:27:00Z">
            <w:tcPr>
              <w:tcW w:w="3020" w:type="dxa"/>
            </w:tcPr>
          </w:tcPrChange>
        </w:tcPr>
        <w:p w14:paraId="59D0DC7E" w14:textId="0C884C4F" w:rsidR="49BDA1AB" w:rsidRDefault="49BDA1AB">
          <w:pPr>
            <w:pStyle w:val="Header"/>
            <w:jc w:val="center"/>
            <w:pPrChange w:id="44" w:author="Hanyu Liu" w:date="2022-12-20T09:27:00Z">
              <w:pPr/>
            </w:pPrChange>
          </w:pPr>
        </w:p>
      </w:tc>
      <w:tc>
        <w:tcPr>
          <w:tcW w:w="3020" w:type="dxa"/>
          <w:tcPrChange w:id="45" w:author="Gästanvändare" w:date="2022-12-20T09:27:00Z">
            <w:tcPr>
              <w:tcW w:w="3020" w:type="dxa"/>
            </w:tcPr>
          </w:tcPrChange>
        </w:tcPr>
        <w:p w14:paraId="441EFA6D" w14:textId="5AAE65C1" w:rsidR="49BDA1AB" w:rsidRDefault="49BDA1AB">
          <w:pPr>
            <w:pStyle w:val="Header"/>
            <w:ind w:right="-115"/>
            <w:jc w:val="right"/>
            <w:pPrChange w:id="46" w:author="Hanyu Liu" w:date="2022-12-20T09:27:00Z">
              <w:pPr/>
            </w:pPrChange>
          </w:pPr>
        </w:p>
      </w:tc>
    </w:tr>
  </w:tbl>
  <w:p w14:paraId="4DBAF029" w14:textId="136BABBB" w:rsidR="005172B2" w:rsidRDefault="005172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Change w:id="63" w:author="Gästanvändare" w:date="2022-12-20T09:27:00Z">
        <w:tblPr>
          <w:tblStyle w:val="TableGrid"/>
          <w:tblW w:w="0" w:type="nil"/>
          <w:tblLayout w:type="fixed"/>
          <w:tblLook w:val="06A0" w:firstRow="1" w:lastRow="0" w:firstColumn="1" w:lastColumn="0" w:noHBand="1" w:noVBand="1"/>
        </w:tblPr>
      </w:tblPrChange>
    </w:tblPr>
    <w:tblGrid>
      <w:gridCol w:w="4665"/>
      <w:gridCol w:w="4665"/>
      <w:gridCol w:w="4665"/>
      <w:tblGridChange w:id="64">
        <w:tblGrid>
          <w:gridCol w:w="4665"/>
          <w:gridCol w:w="4665"/>
          <w:gridCol w:w="4665"/>
        </w:tblGrid>
      </w:tblGridChange>
    </w:tblGrid>
    <w:tr w:rsidR="49BDA1AB" w14:paraId="105A102B" w14:textId="77777777" w:rsidTr="49BDA1AB">
      <w:trPr>
        <w:trHeight w:val="300"/>
        <w:trPrChange w:id="65" w:author="Gästanvändare" w:date="2022-12-20T09:27:00Z">
          <w:trPr>
            <w:trHeight w:val="300"/>
          </w:trPr>
        </w:trPrChange>
      </w:trPr>
      <w:tc>
        <w:tcPr>
          <w:tcW w:w="4665" w:type="dxa"/>
          <w:tcPrChange w:id="66" w:author="Gästanvändare" w:date="2022-12-20T09:27:00Z">
            <w:tcPr>
              <w:tcW w:w="4665" w:type="dxa"/>
            </w:tcPr>
          </w:tcPrChange>
        </w:tcPr>
        <w:p w14:paraId="166DA221" w14:textId="260E6841" w:rsidR="49BDA1AB" w:rsidRDefault="49BDA1AB">
          <w:pPr>
            <w:pStyle w:val="Header"/>
            <w:ind w:left="-115"/>
            <w:pPrChange w:id="67" w:author="Hanyu Liu" w:date="2022-12-20T09:27:00Z">
              <w:pPr/>
            </w:pPrChange>
          </w:pPr>
        </w:p>
      </w:tc>
      <w:tc>
        <w:tcPr>
          <w:tcW w:w="4665" w:type="dxa"/>
          <w:tcPrChange w:id="68" w:author="Gästanvändare" w:date="2022-12-20T09:27:00Z">
            <w:tcPr>
              <w:tcW w:w="4665" w:type="dxa"/>
            </w:tcPr>
          </w:tcPrChange>
        </w:tcPr>
        <w:p w14:paraId="414A5E05" w14:textId="7229A4AD" w:rsidR="49BDA1AB" w:rsidRDefault="49BDA1AB">
          <w:pPr>
            <w:pStyle w:val="Header"/>
            <w:jc w:val="center"/>
            <w:pPrChange w:id="69" w:author="Hanyu Liu" w:date="2022-12-20T09:27:00Z">
              <w:pPr/>
            </w:pPrChange>
          </w:pPr>
        </w:p>
      </w:tc>
      <w:tc>
        <w:tcPr>
          <w:tcW w:w="4665" w:type="dxa"/>
          <w:tcPrChange w:id="70" w:author="Gästanvändare" w:date="2022-12-20T09:27:00Z">
            <w:tcPr>
              <w:tcW w:w="4665" w:type="dxa"/>
            </w:tcPr>
          </w:tcPrChange>
        </w:tcPr>
        <w:p w14:paraId="7EA9F7E4" w14:textId="5BF2ADB8" w:rsidR="49BDA1AB" w:rsidRDefault="49BDA1AB">
          <w:pPr>
            <w:pStyle w:val="Header"/>
            <w:ind w:right="-115"/>
            <w:jc w:val="right"/>
            <w:pPrChange w:id="71" w:author="Hanyu Liu" w:date="2022-12-20T09:27:00Z">
              <w:pPr/>
            </w:pPrChange>
          </w:pPr>
        </w:p>
      </w:tc>
    </w:tr>
  </w:tbl>
  <w:p w14:paraId="20413083" w14:textId="4E7F4BAA" w:rsidR="005172B2" w:rsidRDefault="005172B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Change w:id="80" w:author="Gästanvändare" w:date="2022-12-20T09:27:00Z">
        <w:tblPr>
          <w:tblStyle w:val="TableGrid"/>
          <w:tblW w:w="0" w:type="nil"/>
          <w:tblLayout w:type="fixed"/>
          <w:tblLook w:val="06A0" w:firstRow="1" w:lastRow="0" w:firstColumn="1" w:lastColumn="0" w:noHBand="1" w:noVBand="1"/>
        </w:tblPr>
      </w:tblPrChange>
    </w:tblPr>
    <w:tblGrid>
      <w:gridCol w:w="4665"/>
      <w:gridCol w:w="4665"/>
      <w:gridCol w:w="4665"/>
      <w:tblGridChange w:id="81">
        <w:tblGrid>
          <w:gridCol w:w="4665"/>
          <w:gridCol w:w="4665"/>
          <w:gridCol w:w="4665"/>
        </w:tblGrid>
      </w:tblGridChange>
    </w:tblGrid>
    <w:tr w:rsidR="49BDA1AB" w14:paraId="21D2E6D8" w14:textId="77777777" w:rsidTr="49BDA1AB">
      <w:trPr>
        <w:trHeight w:val="300"/>
        <w:trPrChange w:id="82" w:author="Gästanvändare" w:date="2022-12-20T09:27:00Z">
          <w:trPr>
            <w:trHeight w:val="300"/>
          </w:trPr>
        </w:trPrChange>
      </w:trPr>
      <w:tc>
        <w:tcPr>
          <w:tcW w:w="4665" w:type="dxa"/>
          <w:tcPrChange w:id="83" w:author="Gästanvändare" w:date="2022-12-20T09:27:00Z">
            <w:tcPr>
              <w:tcW w:w="4665" w:type="dxa"/>
            </w:tcPr>
          </w:tcPrChange>
        </w:tcPr>
        <w:p w14:paraId="059A18C7" w14:textId="7B64F1BE" w:rsidR="49BDA1AB" w:rsidRDefault="49BDA1AB">
          <w:pPr>
            <w:pStyle w:val="Header"/>
            <w:ind w:left="-115"/>
            <w:pPrChange w:id="84" w:author="Hanyu Liu" w:date="2022-12-20T09:27:00Z">
              <w:pPr/>
            </w:pPrChange>
          </w:pPr>
        </w:p>
      </w:tc>
      <w:tc>
        <w:tcPr>
          <w:tcW w:w="4665" w:type="dxa"/>
          <w:tcPrChange w:id="85" w:author="Gästanvändare" w:date="2022-12-20T09:27:00Z">
            <w:tcPr>
              <w:tcW w:w="4665" w:type="dxa"/>
            </w:tcPr>
          </w:tcPrChange>
        </w:tcPr>
        <w:p w14:paraId="1D470696" w14:textId="5CF1DEDA" w:rsidR="49BDA1AB" w:rsidRDefault="49BDA1AB">
          <w:pPr>
            <w:pStyle w:val="Header"/>
            <w:jc w:val="center"/>
            <w:pPrChange w:id="86" w:author="Hanyu Liu" w:date="2022-12-20T09:27:00Z">
              <w:pPr/>
            </w:pPrChange>
          </w:pPr>
        </w:p>
      </w:tc>
      <w:tc>
        <w:tcPr>
          <w:tcW w:w="4665" w:type="dxa"/>
          <w:tcPrChange w:id="87" w:author="Gästanvändare" w:date="2022-12-20T09:27:00Z">
            <w:tcPr>
              <w:tcW w:w="4665" w:type="dxa"/>
            </w:tcPr>
          </w:tcPrChange>
        </w:tcPr>
        <w:p w14:paraId="0B396DD8" w14:textId="457935E5" w:rsidR="49BDA1AB" w:rsidRDefault="49BDA1AB">
          <w:pPr>
            <w:pStyle w:val="Header"/>
            <w:ind w:right="-115"/>
            <w:jc w:val="right"/>
            <w:pPrChange w:id="88" w:author="Hanyu Liu" w:date="2022-12-20T09:27:00Z">
              <w:pPr/>
            </w:pPrChange>
          </w:pPr>
        </w:p>
      </w:tc>
    </w:tr>
  </w:tbl>
  <w:p w14:paraId="40BA2663" w14:textId="3A80949D" w:rsidR="005172B2" w:rsidRDefault="005172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140E7"/>
    <w:multiLevelType w:val="hybridMultilevel"/>
    <w:tmpl w:val="42284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1A1262"/>
    <w:multiLevelType w:val="hybridMultilevel"/>
    <w:tmpl w:val="27BCA8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22272854">
    <w:abstractNumId w:val="1"/>
  </w:num>
  <w:num w:numId="2" w16cid:durableId="103785400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nyu Liu">
    <w15:presenceInfo w15:providerId="None" w15:userId="Hanyu Liu"/>
  </w15:person>
  <w15:person w15:author="Xingda Li">
    <w15:presenceInfo w15:providerId="AD" w15:userId="S::xi6341li-s@lu.se::eb818ca0-bcf0-4032-945b-9a0cb1a47d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C0MLU0MLG0NLYwMTNQ0lEKTi0uzszPAykwMakFALPmSrstAAAA"/>
  </w:docVars>
  <w:rsids>
    <w:rsidRoot w:val="00CF4036"/>
    <w:rsid w:val="00000D65"/>
    <w:rsid w:val="00000E14"/>
    <w:rsid w:val="000023E9"/>
    <w:rsid w:val="000036D7"/>
    <w:rsid w:val="000039DF"/>
    <w:rsid w:val="00005EBC"/>
    <w:rsid w:val="000060A0"/>
    <w:rsid w:val="00006567"/>
    <w:rsid w:val="00007F98"/>
    <w:rsid w:val="00015A18"/>
    <w:rsid w:val="00016EAB"/>
    <w:rsid w:val="00017C43"/>
    <w:rsid w:val="000201DC"/>
    <w:rsid w:val="0002050C"/>
    <w:rsid w:val="0002103C"/>
    <w:rsid w:val="00023FD9"/>
    <w:rsid w:val="0002584E"/>
    <w:rsid w:val="00025C27"/>
    <w:rsid w:val="00025CD6"/>
    <w:rsid w:val="00027179"/>
    <w:rsid w:val="000304D7"/>
    <w:rsid w:val="00031985"/>
    <w:rsid w:val="0003590E"/>
    <w:rsid w:val="00035D1A"/>
    <w:rsid w:val="00035E89"/>
    <w:rsid w:val="00037190"/>
    <w:rsid w:val="00037BAC"/>
    <w:rsid w:val="0004189C"/>
    <w:rsid w:val="00042072"/>
    <w:rsid w:val="0004268E"/>
    <w:rsid w:val="00042F38"/>
    <w:rsid w:val="00046EB6"/>
    <w:rsid w:val="00047F87"/>
    <w:rsid w:val="00050C32"/>
    <w:rsid w:val="00053689"/>
    <w:rsid w:val="000537A0"/>
    <w:rsid w:val="000537FE"/>
    <w:rsid w:val="000542F3"/>
    <w:rsid w:val="000556C8"/>
    <w:rsid w:val="0005590C"/>
    <w:rsid w:val="00055B9C"/>
    <w:rsid w:val="00056B89"/>
    <w:rsid w:val="00060A6F"/>
    <w:rsid w:val="000632FD"/>
    <w:rsid w:val="00063370"/>
    <w:rsid w:val="00067D4A"/>
    <w:rsid w:val="00070464"/>
    <w:rsid w:val="0007231A"/>
    <w:rsid w:val="00072D68"/>
    <w:rsid w:val="00073950"/>
    <w:rsid w:val="00075A56"/>
    <w:rsid w:val="00076755"/>
    <w:rsid w:val="00076D15"/>
    <w:rsid w:val="000771E0"/>
    <w:rsid w:val="000778B6"/>
    <w:rsid w:val="00077C0F"/>
    <w:rsid w:val="00080D79"/>
    <w:rsid w:val="00081222"/>
    <w:rsid w:val="00081A62"/>
    <w:rsid w:val="00083029"/>
    <w:rsid w:val="00083992"/>
    <w:rsid w:val="000865AB"/>
    <w:rsid w:val="000868DA"/>
    <w:rsid w:val="00090095"/>
    <w:rsid w:val="00090749"/>
    <w:rsid w:val="000922E8"/>
    <w:rsid w:val="00092BC4"/>
    <w:rsid w:val="00092E02"/>
    <w:rsid w:val="00095C40"/>
    <w:rsid w:val="000A0A4A"/>
    <w:rsid w:val="000A0AF5"/>
    <w:rsid w:val="000A15F8"/>
    <w:rsid w:val="000A4390"/>
    <w:rsid w:val="000A45A6"/>
    <w:rsid w:val="000A51EE"/>
    <w:rsid w:val="000A5914"/>
    <w:rsid w:val="000A60E5"/>
    <w:rsid w:val="000A69ED"/>
    <w:rsid w:val="000A72C6"/>
    <w:rsid w:val="000B0F92"/>
    <w:rsid w:val="000B38E3"/>
    <w:rsid w:val="000B3B2C"/>
    <w:rsid w:val="000B5AC9"/>
    <w:rsid w:val="000C13C2"/>
    <w:rsid w:val="000C465D"/>
    <w:rsid w:val="000C66D6"/>
    <w:rsid w:val="000C6764"/>
    <w:rsid w:val="000C6944"/>
    <w:rsid w:val="000C6EBC"/>
    <w:rsid w:val="000C78A7"/>
    <w:rsid w:val="000C79CE"/>
    <w:rsid w:val="000C7B05"/>
    <w:rsid w:val="000D26BB"/>
    <w:rsid w:val="000D4150"/>
    <w:rsid w:val="000D443F"/>
    <w:rsid w:val="000D4AA0"/>
    <w:rsid w:val="000D581A"/>
    <w:rsid w:val="000D687C"/>
    <w:rsid w:val="000D6E0B"/>
    <w:rsid w:val="000E0F52"/>
    <w:rsid w:val="000E2102"/>
    <w:rsid w:val="000E2277"/>
    <w:rsid w:val="000E3E4E"/>
    <w:rsid w:val="000E4684"/>
    <w:rsid w:val="000E50BF"/>
    <w:rsid w:val="000E5388"/>
    <w:rsid w:val="000F1EBB"/>
    <w:rsid w:val="000F24A2"/>
    <w:rsid w:val="000F2BB5"/>
    <w:rsid w:val="000F5E44"/>
    <w:rsid w:val="000F64AA"/>
    <w:rsid w:val="00101232"/>
    <w:rsid w:val="001013CF"/>
    <w:rsid w:val="00101815"/>
    <w:rsid w:val="001025B7"/>
    <w:rsid w:val="0010437F"/>
    <w:rsid w:val="0010444E"/>
    <w:rsid w:val="00104FA9"/>
    <w:rsid w:val="00106A7D"/>
    <w:rsid w:val="00106FFC"/>
    <w:rsid w:val="0011010B"/>
    <w:rsid w:val="001106F6"/>
    <w:rsid w:val="00112B6B"/>
    <w:rsid w:val="00114AE5"/>
    <w:rsid w:val="00115D19"/>
    <w:rsid w:val="00115F57"/>
    <w:rsid w:val="00116063"/>
    <w:rsid w:val="00116566"/>
    <w:rsid w:val="001201F2"/>
    <w:rsid w:val="00120B77"/>
    <w:rsid w:val="00123AC6"/>
    <w:rsid w:val="001246AB"/>
    <w:rsid w:val="001247E2"/>
    <w:rsid w:val="0012734B"/>
    <w:rsid w:val="001275B1"/>
    <w:rsid w:val="00127D99"/>
    <w:rsid w:val="0013073F"/>
    <w:rsid w:val="001307A0"/>
    <w:rsid w:val="00131EF2"/>
    <w:rsid w:val="00131FFE"/>
    <w:rsid w:val="001339A5"/>
    <w:rsid w:val="00134382"/>
    <w:rsid w:val="00134DD4"/>
    <w:rsid w:val="00136C86"/>
    <w:rsid w:val="0013777B"/>
    <w:rsid w:val="001405FA"/>
    <w:rsid w:val="00140D84"/>
    <w:rsid w:val="00141BD8"/>
    <w:rsid w:val="00141EE1"/>
    <w:rsid w:val="00142ABE"/>
    <w:rsid w:val="00144BD9"/>
    <w:rsid w:val="00145A3E"/>
    <w:rsid w:val="0015138C"/>
    <w:rsid w:val="00151FEB"/>
    <w:rsid w:val="00152CA5"/>
    <w:rsid w:val="001536A7"/>
    <w:rsid w:val="001563A7"/>
    <w:rsid w:val="0015737A"/>
    <w:rsid w:val="001575B2"/>
    <w:rsid w:val="00162237"/>
    <w:rsid w:val="00163423"/>
    <w:rsid w:val="00164071"/>
    <w:rsid w:val="00164176"/>
    <w:rsid w:val="001641FB"/>
    <w:rsid w:val="00165645"/>
    <w:rsid w:val="0016661B"/>
    <w:rsid w:val="00166685"/>
    <w:rsid w:val="00170A09"/>
    <w:rsid w:val="00170C21"/>
    <w:rsid w:val="00172F3F"/>
    <w:rsid w:val="00174484"/>
    <w:rsid w:val="00175627"/>
    <w:rsid w:val="00175E6B"/>
    <w:rsid w:val="001763DE"/>
    <w:rsid w:val="001766E1"/>
    <w:rsid w:val="00177C9A"/>
    <w:rsid w:val="00181F97"/>
    <w:rsid w:val="00182C60"/>
    <w:rsid w:val="0018485F"/>
    <w:rsid w:val="00184CD3"/>
    <w:rsid w:val="0018563F"/>
    <w:rsid w:val="0018626D"/>
    <w:rsid w:val="00186C09"/>
    <w:rsid w:val="00190136"/>
    <w:rsid w:val="001927E3"/>
    <w:rsid w:val="001938AA"/>
    <w:rsid w:val="00196B96"/>
    <w:rsid w:val="001A06A9"/>
    <w:rsid w:val="001A27DB"/>
    <w:rsid w:val="001A30C0"/>
    <w:rsid w:val="001A3DC9"/>
    <w:rsid w:val="001A45B8"/>
    <w:rsid w:val="001A65D0"/>
    <w:rsid w:val="001A6744"/>
    <w:rsid w:val="001A7B88"/>
    <w:rsid w:val="001B23B5"/>
    <w:rsid w:val="001B3A1C"/>
    <w:rsid w:val="001B3B22"/>
    <w:rsid w:val="001B4F62"/>
    <w:rsid w:val="001B5816"/>
    <w:rsid w:val="001B5DD4"/>
    <w:rsid w:val="001B7378"/>
    <w:rsid w:val="001B766F"/>
    <w:rsid w:val="001B7714"/>
    <w:rsid w:val="001C0FAA"/>
    <w:rsid w:val="001C263C"/>
    <w:rsid w:val="001C3040"/>
    <w:rsid w:val="001C391B"/>
    <w:rsid w:val="001C47D1"/>
    <w:rsid w:val="001C67E4"/>
    <w:rsid w:val="001C7816"/>
    <w:rsid w:val="001D1603"/>
    <w:rsid w:val="001D33B9"/>
    <w:rsid w:val="001D40C0"/>
    <w:rsid w:val="001D56C4"/>
    <w:rsid w:val="001D5B7D"/>
    <w:rsid w:val="001D7E06"/>
    <w:rsid w:val="001E0216"/>
    <w:rsid w:val="001E0BCE"/>
    <w:rsid w:val="001E0F7B"/>
    <w:rsid w:val="001E15A7"/>
    <w:rsid w:val="001E1F9F"/>
    <w:rsid w:val="001E6B44"/>
    <w:rsid w:val="001E78B8"/>
    <w:rsid w:val="001E7F14"/>
    <w:rsid w:val="001F0D4A"/>
    <w:rsid w:val="001F0F2A"/>
    <w:rsid w:val="001F104F"/>
    <w:rsid w:val="001F189B"/>
    <w:rsid w:val="001F1BFA"/>
    <w:rsid w:val="001F2CC2"/>
    <w:rsid w:val="001F777A"/>
    <w:rsid w:val="002021BA"/>
    <w:rsid w:val="002039A3"/>
    <w:rsid w:val="00204FA1"/>
    <w:rsid w:val="00205066"/>
    <w:rsid w:val="00205DC3"/>
    <w:rsid w:val="00206FE3"/>
    <w:rsid w:val="00207BE1"/>
    <w:rsid w:val="00210947"/>
    <w:rsid w:val="00211099"/>
    <w:rsid w:val="00212517"/>
    <w:rsid w:val="00212E12"/>
    <w:rsid w:val="00214981"/>
    <w:rsid w:val="002149FE"/>
    <w:rsid w:val="002152FE"/>
    <w:rsid w:val="002172F8"/>
    <w:rsid w:val="00217B86"/>
    <w:rsid w:val="00221907"/>
    <w:rsid w:val="002233C5"/>
    <w:rsid w:val="0022513D"/>
    <w:rsid w:val="00225E38"/>
    <w:rsid w:val="0022641B"/>
    <w:rsid w:val="002276E9"/>
    <w:rsid w:val="00231D7F"/>
    <w:rsid w:val="002337B1"/>
    <w:rsid w:val="00233F8F"/>
    <w:rsid w:val="00234690"/>
    <w:rsid w:val="002379B9"/>
    <w:rsid w:val="002402B3"/>
    <w:rsid w:val="00240EA3"/>
    <w:rsid w:val="00241F2C"/>
    <w:rsid w:val="00243141"/>
    <w:rsid w:val="002439C2"/>
    <w:rsid w:val="00244565"/>
    <w:rsid w:val="002460A5"/>
    <w:rsid w:val="00246949"/>
    <w:rsid w:val="00246CBF"/>
    <w:rsid w:val="00247406"/>
    <w:rsid w:val="002475BB"/>
    <w:rsid w:val="00250E08"/>
    <w:rsid w:val="00252274"/>
    <w:rsid w:val="0025272B"/>
    <w:rsid w:val="00252BA8"/>
    <w:rsid w:val="00254548"/>
    <w:rsid w:val="00254BA3"/>
    <w:rsid w:val="00254C01"/>
    <w:rsid w:val="00255803"/>
    <w:rsid w:val="00255AA5"/>
    <w:rsid w:val="00255BE3"/>
    <w:rsid w:val="00256FC6"/>
    <w:rsid w:val="0025701E"/>
    <w:rsid w:val="0027107A"/>
    <w:rsid w:val="00271745"/>
    <w:rsid w:val="00271A22"/>
    <w:rsid w:val="00271ACD"/>
    <w:rsid w:val="00272312"/>
    <w:rsid w:val="0027369E"/>
    <w:rsid w:val="0027575D"/>
    <w:rsid w:val="00275763"/>
    <w:rsid w:val="00275F3D"/>
    <w:rsid w:val="002764E9"/>
    <w:rsid w:val="0027763D"/>
    <w:rsid w:val="0028421C"/>
    <w:rsid w:val="0029147D"/>
    <w:rsid w:val="00291763"/>
    <w:rsid w:val="002928BF"/>
    <w:rsid w:val="00292F01"/>
    <w:rsid w:val="002937CE"/>
    <w:rsid w:val="0029451A"/>
    <w:rsid w:val="002A0754"/>
    <w:rsid w:val="002A1064"/>
    <w:rsid w:val="002A107F"/>
    <w:rsid w:val="002A1D8F"/>
    <w:rsid w:val="002A24ED"/>
    <w:rsid w:val="002A2CA1"/>
    <w:rsid w:val="002A449B"/>
    <w:rsid w:val="002A4956"/>
    <w:rsid w:val="002A4EE5"/>
    <w:rsid w:val="002B0568"/>
    <w:rsid w:val="002B27BF"/>
    <w:rsid w:val="002B3416"/>
    <w:rsid w:val="002B6DF6"/>
    <w:rsid w:val="002C0911"/>
    <w:rsid w:val="002C1F73"/>
    <w:rsid w:val="002C474A"/>
    <w:rsid w:val="002C56FB"/>
    <w:rsid w:val="002C665B"/>
    <w:rsid w:val="002C6B03"/>
    <w:rsid w:val="002C6C2D"/>
    <w:rsid w:val="002C6EF9"/>
    <w:rsid w:val="002C7DC6"/>
    <w:rsid w:val="002D1A0E"/>
    <w:rsid w:val="002D1BBB"/>
    <w:rsid w:val="002D21BF"/>
    <w:rsid w:val="002D22E2"/>
    <w:rsid w:val="002D2756"/>
    <w:rsid w:val="002D3501"/>
    <w:rsid w:val="002D571D"/>
    <w:rsid w:val="002D6099"/>
    <w:rsid w:val="002E218D"/>
    <w:rsid w:val="002E353E"/>
    <w:rsid w:val="002E64B6"/>
    <w:rsid w:val="002F137B"/>
    <w:rsid w:val="002F1578"/>
    <w:rsid w:val="002F1E0C"/>
    <w:rsid w:val="002F2CF5"/>
    <w:rsid w:val="002F47BD"/>
    <w:rsid w:val="002F6F44"/>
    <w:rsid w:val="00300235"/>
    <w:rsid w:val="0030036A"/>
    <w:rsid w:val="0030055C"/>
    <w:rsid w:val="00301E8E"/>
    <w:rsid w:val="00301F5E"/>
    <w:rsid w:val="00302B7F"/>
    <w:rsid w:val="00303A06"/>
    <w:rsid w:val="00303A3C"/>
    <w:rsid w:val="0030400B"/>
    <w:rsid w:val="00304058"/>
    <w:rsid w:val="0030652F"/>
    <w:rsid w:val="00307BF1"/>
    <w:rsid w:val="003105D0"/>
    <w:rsid w:val="00310C7B"/>
    <w:rsid w:val="003120E1"/>
    <w:rsid w:val="00312323"/>
    <w:rsid w:val="00312AEB"/>
    <w:rsid w:val="0031341C"/>
    <w:rsid w:val="00313AF1"/>
    <w:rsid w:val="00315389"/>
    <w:rsid w:val="00317E97"/>
    <w:rsid w:val="0032255E"/>
    <w:rsid w:val="00322C00"/>
    <w:rsid w:val="00323182"/>
    <w:rsid w:val="0032368B"/>
    <w:rsid w:val="00323D72"/>
    <w:rsid w:val="00324E98"/>
    <w:rsid w:val="003251A3"/>
    <w:rsid w:val="00325BCA"/>
    <w:rsid w:val="00327395"/>
    <w:rsid w:val="003307E4"/>
    <w:rsid w:val="0033095B"/>
    <w:rsid w:val="003317AF"/>
    <w:rsid w:val="00333570"/>
    <w:rsid w:val="00334AD9"/>
    <w:rsid w:val="00335B39"/>
    <w:rsid w:val="003363E7"/>
    <w:rsid w:val="00336A34"/>
    <w:rsid w:val="00336D09"/>
    <w:rsid w:val="00336E83"/>
    <w:rsid w:val="003402C2"/>
    <w:rsid w:val="00340CBF"/>
    <w:rsid w:val="003414F3"/>
    <w:rsid w:val="003425AF"/>
    <w:rsid w:val="0034276E"/>
    <w:rsid w:val="00343498"/>
    <w:rsid w:val="003460A4"/>
    <w:rsid w:val="00346E7B"/>
    <w:rsid w:val="00350FAD"/>
    <w:rsid w:val="00351410"/>
    <w:rsid w:val="00351A5D"/>
    <w:rsid w:val="003526A2"/>
    <w:rsid w:val="00352BCD"/>
    <w:rsid w:val="00352DA8"/>
    <w:rsid w:val="003540CA"/>
    <w:rsid w:val="00354298"/>
    <w:rsid w:val="00354504"/>
    <w:rsid w:val="00356487"/>
    <w:rsid w:val="00356E69"/>
    <w:rsid w:val="00357F61"/>
    <w:rsid w:val="00360712"/>
    <w:rsid w:val="00360E00"/>
    <w:rsid w:val="003632B7"/>
    <w:rsid w:val="00363443"/>
    <w:rsid w:val="003643A0"/>
    <w:rsid w:val="003661B8"/>
    <w:rsid w:val="003671B4"/>
    <w:rsid w:val="00367461"/>
    <w:rsid w:val="00367BB3"/>
    <w:rsid w:val="00367E0F"/>
    <w:rsid w:val="00370B93"/>
    <w:rsid w:val="00370F61"/>
    <w:rsid w:val="00371F97"/>
    <w:rsid w:val="00372F94"/>
    <w:rsid w:val="003737A9"/>
    <w:rsid w:val="0037472D"/>
    <w:rsid w:val="00374791"/>
    <w:rsid w:val="00374D70"/>
    <w:rsid w:val="0037543F"/>
    <w:rsid w:val="003756D6"/>
    <w:rsid w:val="00375D90"/>
    <w:rsid w:val="00375E4D"/>
    <w:rsid w:val="00381AFD"/>
    <w:rsid w:val="003825ED"/>
    <w:rsid w:val="00383B81"/>
    <w:rsid w:val="00385E42"/>
    <w:rsid w:val="0039057F"/>
    <w:rsid w:val="00394244"/>
    <w:rsid w:val="00394855"/>
    <w:rsid w:val="00394B76"/>
    <w:rsid w:val="0039502D"/>
    <w:rsid w:val="00395420"/>
    <w:rsid w:val="00396420"/>
    <w:rsid w:val="003968C7"/>
    <w:rsid w:val="00397CD7"/>
    <w:rsid w:val="003A0988"/>
    <w:rsid w:val="003A0C07"/>
    <w:rsid w:val="003A19AA"/>
    <w:rsid w:val="003A53BD"/>
    <w:rsid w:val="003A6620"/>
    <w:rsid w:val="003A6CD2"/>
    <w:rsid w:val="003B097C"/>
    <w:rsid w:val="003B1562"/>
    <w:rsid w:val="003B1684"/>
    <w:rsid w:val="003B2235"/>
    <w:rsid w:val="003B2A9A"/>
    <w:rsid w:val="003B610E"/>
    <w:rsid w:val="003C0292"/>
    <w:rsid w:val="003C08EA"/>
    <w:rsid w:val="003C362C"/>
    <w:rsid w:val="003C468F"/>
    <w:rsid w:val="003C4A4E"/>
    <w:rsid w:val="003C63D9"/>
    <w:rsid w:val="003C6F92"/>
    <w:rsid w:val="003C7CFD"/>
    <w:rsid w:val="003C7ED7"/>
    <w:rsid w:val="003D0D25"/>
    <w:rsid w:val="003D2439"/>
    <w:rsid w:val="003D4AF9"/>
    <w:rsid w:val="003D58A3"/>
    <w:rsid w:val="003D6F6A"/>
    <w:rsid w:val="003E1310"/>
    <w:rsid w:val="003E1403"/>
    <w:rsid w:val="003E1A14"/>
    <w:rsid w:val="003E1FD3"/>
    <w:rsid w:val="003E26EB"/>
    <w:rsid w:val="003E2E5D"/>
    <w:rsid w:val="003E6243"/>
    <w:rsid w:val="003E7222"/>
    <w:rsid w:val="003E7BE4"/>
    <w:rsid w:val="003F0D42"/>
    <w:rsid w:val="003F19F8"/>
    <w:rsid w:val="003F4EBE"/>
    <w:rsid w:val="003F7A68"/>
    <w:rsid w:val="00400224"/>
    <w:rsid w:val="00400CD9"/>
    <w:rsid w:val="0040226B"/>
    <w:rsid w:val="00402A01"/>
    <w:rsid w:val="004039C4"/>
    <w:rsid w:val="00403D12"/>
    <w:rsid w:val="004046F9"/>
    <w:rsid w:val="00404805"/>
    <w:rsid w:val="00404DC9"/>
    <w:rsid w:val="00405760"/>
    <w:rsid w:val="00407CD8"/>
    <w:rsid w:val="004112DC"/>
    <w:rsid w:val="0041163B"/>
    <w:rsid w:val="004130EC"/>
    <w:rsid w:val="00413253"/>
    <w:rsid w:val="00415154"/>
    <w:rsid w:val="004179F0"/>
    <w:rsid w:val="00417F88"/>
    <w:rsid w:val="0042143E"/>
    <w:rsid w:val="00421BC7"/>
    <w:rsid w:val="004225EF"/>
    <w:rsid w:val="00424015"/>
    <w:rsid w:val="00425AD3"/>
    <w:rsid w:val="0042646A"/>
    <w:rsid w:val="00430295"/>
    <w:rsid w:val="00433365"/>
    <w:rsid w:val="00435353"/>
    <w:rsid w:val="004366F5"/>
    <w:rsid w:val="00436C45"/>
    <w:rsid w:val="00436F0C"/>
    <w:rsid w:val="004402E0"/>
    <w:rsid w:val="004404B6"/>
    <w:rsid w:val="00440DDB"/>
    <w:rsid w:val="0044230A"/>
    <w:rsid w:val="00443204"/>
    <w:rsid w:val="004440D2"/>
    <w:rsid w:val="00444AFE"/>
    <w:rsid w:val="00447F8E"/>
    <w:rsid w:val="0045062C"/>
    <w:rsid w:val="00450B62"/>
    <w:rsid w:val="00451071"/>
    <w:rsid w:val="00451F37"/>
    <w:rsid w:val="00452E3B"/>
    <w:rsid w:val="00452F77"/>
    <w:rsid w:val="0045383C"/>
    <w:rsid w:val="004538D2"/>
    <w:rsid w:val="00453E61"/>
    <w:rsid w:val="00454401"/>
    <w:rsid w:val="00454552"/>
    <w:rsid w:val="004546C2"/>
    <w:rsid w:val="00456862"/>
    <w:rsid w:val="00457085"/>
    <w:rsid w:val="00457B72"/>
    <w:rsid w:val="00457C19"/>
    <w:rsid w:val="00462198"/>
    <w:rsid w:val="0046371F"/>
    <w:rsid w:val="004642E4"/>
    <w:rsid w:val="0046442F"/>
    <w:rsid w:val="00466932"/>
    <w:rsid w:val="0046700E"/>
    <w:rsid w:val="004701D7"/>
    <w:rsid w:val="00470BB9"/>
    <w:rsid w:val="00470EC5"/>
    <w:rsid w:val="004720E7"/>
    <w:rsid w:val="004731DE"/>
    <w:rsid w:val="004746C8"/>
    <w:rsid w:val="00482D7E"/>
    <w:rsid w:val="004832EA"/>
    <w:rsid w:val="00483A3D"/>
    <w:rsid w:val="004846D6"/>
    <w:rsid w:val="00484768"/>
    <w:rsid w:val="00484D98"/>
    <w:rsid w:val="0048614D"/>
    <w:rsid w:val="00487D65"/>
    <w:rsid w:val="00490F56"/>
    <w:rsid w:val="00493106"/>
    <w:rsid w:val="004932A2"/>
    <w:rsid w:val="004949F2"/>
    <w:rsid w:val="004955A7"/>
    <w:rsid w:val="00496284"/>
    <w:rsid w:val="004964B2"/>
    <w:rsid w:val="00496797"/>
    <w:rsid w:val="00496BF3"/>
    <w:rsid w:val="00497519"/>
    <w:rsid w:val="004A009F"/>
    <w:rsid w:val="004A0E98"/>
    <w:rsid w:val="004A0F6D"/>
    <w:rsid w:val="004A2405"/>
    <w:rsid w:val="004A3A55"/>
    <w:rsid w:val="004A4CEB"/>
    <w:rsid w:val="004A6A67"/>
    <w:rsid w:val="004B061B"/>
    <w:rsid w:val="004B1147"/>
    <w:rsid w:val="004B2959"/>
    <w:rsid w:val="004B2C06"/>
    <w:rsid w:val="004B7F13"/>
    <w:rsid w:val="004C0B77"/>
    <w:rsid w:val="004C2D78"/>
    <w:rsid w:val="004C4C92"/>
    <w:rsid w:val="004C5A48"/>
    <w:rsid w:val="004C6393"/>
    <w:rsid w:val="004D1A12"/>
    <w:rsid w:val="004D55A1"/>
    <w:rsid w:val="004D615C"/>
    <w:rsid w:val="004D7DE8"/>
    <w:rsid w:val="004E0588"/>
    <w:rsid w:val="004E094A"/>
    <w:rsid w:val="004E0E8F"/>
    <w:rsid w:val="004E1607"/>
    <w:rsid w:val="004E355A"/>
    <w:rsid w:val="004E4AA0"/>
    <w:rsid w:val="004E6286"/>
    <w:rsid w:val="004E6A94"/>
    <w:rsid w:val="004E7482"/>
    <w:rsid w:val="004E7603"/>
    <w:rsid w:val="004E76C0"/>
    <w:rsid w:val="004F150C"/>
    <w:rsid w:val="004F2462"/>
    <w:rsid w:val="004F2FF1"/>
    <w:rsid w:val="004F4B29"/>
    <w:rsid w:val="004F549D"/>
    <w:rsid w:val="004F609F"/>
    <w:rsid w:val="004F662D"/>
    <w:rsid w:val="005000EA"/>
    <w:rsid w:val="00500208"/>
    <w:rsid w:val="00501FFC"/>
    <w:rsid w:val="005045A3"/>
    <w:rsid w:val="00511702"/>
    <w:rsid w:val="0051195A"/>
    <w:rsid w:val="00511D02"/>
    <w:rsid w:val="00514D1B"/>
    <w:rsid w:val="00515384"/>
    <w:rsid w:val="005172B2"/>
    <w:rsid w:val="005200F8"/>
    <w:rsid w:val="005201E6"/>
    <w:rsid w:val="005202A7"/>
    <w:rsid w:val="005206DF"/>
    <w:rsid w:val="00520CCF"/>
    <w:rsid w:val="00521C70"/>
    <w:rsid w:val="00521FCF"/>
    <w:rsid w:val="00524E02"/>
    <w:rsid w:val="00525310"/>
    <w:rsid w:val="005309DD"/>
    <w:rsid w:val="00531240"/>
    <w:rsid w:val="005314EA"/>
    <w:rsid w:val="00531E37"/>
    <w:rsid w:val="005337F2"/>
    <w:rsid w:val="00534132"/>
    <w:rsid w:val="00534B89"/>
    <w:rsid w:val="00536A5F"/>
    <w:rsid w:val="005403C4"/>
    <w:rsid w:val="00540A4A"/>
    <w:rsid w:val="00540EA7"/>
    <w:rsid w:val="00541459"/>
    <w:rsid w:val="005416BE"/>
    <w:rsid w:val="00541F87"/>
    <w:rsid w:val="00542186"/>
    <w:rsid w:val="005426A9"/>
    <w:rsid w:val="005426D3"/>
    <w:rsid w:val="005434FA"/>
    <w:rsid w:val="005436DA"/>
    <w:rsid w:val="00543A0D"/>
    <w:rsid w:val="00543FC4"/>
    <w:rsid w:val="00546884"/>
    <w:rsid w:val="00552BDC"/>
    <w:rsid w:val="00552CDB"/>
    <w:rsid w:val="005545EC"/>
    <w:rsid w:val="0055524E"/>
    <w:rsid w:val="0055668E"/>
    <w:rsid w:val="005567EE"/>
    <w:rsid w:val="00560C48"/>
    <w:rsid w:val="00560CFC"/>
    <w:rsid w:val="0056104D"/>
    <w:rsid w:val="00562C08"/>
    <w:rsid w:val="00565DDD"/>
    <w:rsid w:val="0056621C"/>
    <w:rsid w:val="005666BE"/>
    <w:rsid w:val="00566A3F"/>
    <w:rsid w:val="00567351"/>
    <w:rsid w:val="005679C7"/>
    <w:rsid w:val="00567A01"/>
    <w:rsid w:val="00567BFE"/>
    <w:rsid w:val="005704B0"/>
    <w:rsid w:val="00571E28"/>
    <w:rsid w:val="00572F8F"/>
    <w:rsid w:val="00573403"/>
    <w:rsid w:val="005746BE"/>
    <w:rsid w:val="00575722"/>
    <w:rsid w:val="00576D9F"/>
    <w:rsid w:val="005778FD"/>
    <w:rsid w:val="00581153"/>
    <w:rsid w:val="00581516"/>
    <w:rsid w:val="0058166C"/>
    <w:rsid w:val="005846B4"/>
    <w:rsid w:val="005850B9"/>
    <w:rsid w:val="00585649"/>
    <w:rsid w:val="005856A2"/>
    <w:rsid w:val="0058696B"/>
    <w:rsid w:val="0059082A"/>
    <w:rsid w:val="00590AE5"/>
    <w:rsid w:val="00591CB1"/>
    <w:rsid w:val="005925FA"/>
    <w:rsid w:val="005937A6"/>
    <w:rsid w:val="0059449E"/>
    <w:rsid w:val="005949CF"/>
    <w:rsid w:val="00596419"/>
    <w:rsid w:val="00597093"/>
    <w:rsid w:val="00597F2A"/>
    <w:rsid w:val="005A0B7E"/>
    <w:rsid w:val="005A20C3"/>
    <w:rsid w:val="005A5399"/>
    <w:rsid w:val="005A6021"/>
    <w:rsid w:val="005B3668"/>
    <w:rsid w:val="005B394E"/>
    <w:rsid w:val="005B4D45"/>
    <w:rsid w:val="005B4DED"/>
    <w:rsid w:val="005B5B7F"/>
    <w:rsid w:val="005B696D"/>
    <w:rsid w:val="005B761A"/>
    <w:rsid w:val="005B7B82"/>
    <w:rsid w:val="005C193C"/>
    <w:rsid w:val="005C1C99"/>
    <w:rsid w:val="005C3D4E"/>
    <w:rsid w:val="005C603C"/>
    <w:rsid w:val="005C6283"/>
    <w:rsid w:val="005C6ACC"/>
    <w:rsid w:val="005D1255"/>
    <w:rsid w:val="005D14F1"/>
    <w:rsid w:val="005D27BB"/>
    <w:rsid w:val="005D425D"/>
    <w:rsid w:val="005D47DD"/>
    <w:rsid w:val="005D4950"/>
    <w:rsid w:val="005D5186"/>
    <w:rsid w:val="005D5984"/>
    <w:rsid w:val="005E0B42"/>
    <w:rsid w:val="005E2FED"/>
    <w:rsid w:val="005E4CF1"/>
    <w:rsid w:val="005E5AF5"/>
    <w:rsid w:val="005E6941"/>
    <w:rsid w:val="005E701E"/>
    <w:rsid w:val="005E7E2D"/>
    <w:rsid w:val="005F2ACE"/>
    <w:rsid w:val="005F650D"/>
    <w:rsid w:val="005F739E"/>
    <w:rsid w:val="005F7971"/>
    <w:rsid w:val="005F7EC6"/>
    <w:rsid w:val="00600AF6"/>
    <w:rsid w:val="006026D9"/>
    <w:rsid w:val="00602B43"/>
    <w:rsid w:val="00602DE3"/>
    <w:rsid w:val="00603C21"/>
    <w:rsid w:val="006041D1"/>
    <w:rsid w:val="00606784"/>
    <w:rsid w:val="0061002A"/>
    <w:rsid w:val="0061049D"/>
    <w:rsid w:val="00610516"/>
    <w:rsid w:val="006113B7"/>
    <w:rsid w:val="006161B4"/>
    <w:rsid w:val="00616B7E"/>
    <w:rsid w:val="00624EA6"/>
    <w:rsid w:val="0062518A"/>
    <w:rsid w:val="00625CD3"/>
    <w:rsid w:val="006274BF"/>
    <w:rsid w:val="00627B09"/>
    <w:rsid w:val="00630BE4"/>
    <w:rsid w:val="0063176A"/>
    <w:rsid w:val="00634E47"/>
    <w:rsid w:val="00635112"/>
    <w:rsid w:val="00635A24"/>
    <w:rsid w:val="00635AC4"/>
    <w:rsid w:val="006374B6"/>
    <w:rsid w:val="0064186A"/>
    <w:rsid w:val="006433FD"/>
    <w:rsid w:val="006434C5"/>
    <w:rsid w:val="0064438D"/>
    <w:rsid w:val="00645AC1"/>
    <w:rsid w:val="00645E1B"/>
    <w:rsid w:val="00646060"/>
    <w:rsid w:val="006463E3"/>
    <w:rsid w:val="0064700B"/>
    <w:rsid w:val="00647E70"/>
    <w:rsid w:val="006507A9"/>
    <w:rsid w:val="00651788"/>
    <w:rsid w:val="00652C6C"/>
    <w:rsid w:val="00653899"/>
    <w:rsid w:val="00653A1B"/>
    <w:rsid w:val="006545F5"/>
    <w:rsid w:val="00654F2A"/>
    <w:rsid w:val="006556AD"/>
    <w:rsid w:val="00661277"/>
    <w:rsid w:val="00661383"/>
    <w:rsid w:val="0066151D"/>
    <w:rsid w:val="00661B5F"/>
    <w:rsid w:val="00663C40"/>
    <w:rsid w:val="00663CBE"/>
    <w:rsid w:val="00664449"/>
    <w:rsid w:val="006649D0"/>
    <w:rsid w:val="00665DD7"/>
    <w:rsid w:val="006727DC"/>
    <w:rsid w:val="00672A24"/>
    <w:rsid w:val="00673903"/>
    <w:rsid w:val="00675506"/>
    <w:rsid w:val="006759E2"/>
    <w:rsid w:val="006805D2"/>
    <w:rsid w:val="00681592"/>
    <w:rsid w:val="00681E32"/>
    <w:rsid w:val="0068606B"/>
    <w:rsid w:val="006864FF"/>
    <w:rsid w:val="0068697A"/>
    <w:rsid w:val="00686EC7"/>
    <w:rsid w:val="00687535"/>
    <w:rsid w:val="0069067D"/>
    <w:rsid w:val="006909F3"/>
    <w:rsid w:val="006911C1"/>
    <w:rsid w:val="00691A65"/>
    <w:rsid w:val="0069216C"/>
    <w:rsid w:val="006926AF"/>
    <w:rsid w:val="006936F3"/>
    <w:rsid w:val="00693FA6"/>
    <w:rsid w:val="0069406D"/>
    <w:rsid w:val="00697781"/>
    <w:rsid w:val="00697E7B"/>
    <w:rsid w:val="006A0A7A"/>
    <w:rsid w:val="006A0F01"/>
    <w:rsid w:val="006A1154"/>
    <w:rsid w:val="006A54F7"/>
    <w:rsid w:val="006A5C7A"/>
    <w:rsid w:val="006A6EDC"/>
    <w:rsid w:val="006B0E8B"/>
    <w:rsid w:val="006B120C"/>
    <w:rsid w:val="006B4060"/>
    <w:rsid w:val="006B61A0"/>
    <w:rsid w:val="006B6C56"/>
    <w:rsid w:val="006B6FEA"/>
    <w:rsid w:val="006B700A"/>
    <w:rsid w:val="006B7BA8"/>
    <w:rsid w:val="006C000F"/>
    <w:rsid w:val="006C03D4"/>
    <w:rsid w:val="006C0BD2"/>
    <w:rsid w:val="006C3D26"/>
    <w:rsid w:val="006C43D0"/>
    <w:rsid w:val="006C4748"/>
    <w:rsid w:val="006C47E1"/>
    <w:rsid w:val="006D0839"/>
    <w:rsid w:val="006D0956"/>
    <w:rsid w:val="006D1B9F"/>
    <w:rsid w:val="006D230A"/>
    <w:rsid w:val="006D286D"/>
    <w:rsid w:val="006D39D9"/>
    <w:rsid w:val="006D46BB"/>
    <w:rsid w:val="006D5B80"/>
    <w:rsid w:val="006D6276"/>
    <w:rsid w:val="006D642F"/>
    <w:rsid w:val="006D67CC"/>
    <w:rsid w:val="006D6F0B"/>
    <w:rsid w:val="006D73F8"/>
    <w:rsid w:val="006D7B61"/>
    <w:rsid w:val="006E1673"/>
    <w:rsid w:val="006E2100"/>
    <w:rsid w:val="006E2D34"/>
    <w:rsid w:val="006E2E41"/>
    <w:rsid w:val="006E3277"/>
    <w:rsid w:val="006E4082"/>
    <w:rsid w:val="006E4858"/>
    <w:rsid w:val="006E4DEC"/>
    <w:rsid w:val="006E510C"/>
    <w:rsid w:val="006E58D3"/>
    <w:rsid w:val="006E62E4"/>
    <w:rsid w:val="006E72B6"/>
    <w:rsid w:val="006E7611"/>
    <w:rsid w:val="006E7826"/>
    <w:rsid w:val="006E7975"/>
    <w:rsid w:val="006F07DB"/>
    <w:rsid w:val="006F3360"/>
    <w:rsid w:val="006F3367"/>
    <w:rsid w:val="006F33F3"/>
    <w:rsid w:val="006F3B7F"/>
    <w:rsid w:val="006F55DD"/>
    <w:rsid w:val="006F6775"/>
    <w:rsid w:val="006F7ADB"/>
    <w:rsid w:val="006F7FF3"/>
    <w:rsid w:val="00701159"/>
    <w:rsid w:val="0070132D"/>
    <w:rsid w:val="0070163A"/>
    <w:rsid w:val="007019F5"/>
    <w:rsid w:val="00705E7D"/>
    <w:rsid w:val="00706557"/>
    <w:rsid w:val="00710C63"/>
    <w:rsid w:val="00712E5F"/>
    <w:rsid w:val="007151FC"/>
    <w:rsid w:val="007156DD"/>
    <w:rsid w:val="00717C50"/>
    <w:rsid w:val="00723235"/>
    <w:rsid w:val="007242AD"/>
    <w:rsid w:val="007246DE"/>
    <w:rsid w:val="00724B08"/>
    <w:rsid w:val="00725C5A"/>
    <w:rsid w:val="00726401"/>
    <w:rsid w:val="00727955"/>
    <w:rsid w:val="0073243E"/>
    <w:rsid w:val="007330CB"/>
    <w:rsid w:val="007335B3"/>
    <w:rsid w:val="00733D1A"/>
    <w:rsid w:val="0073476D"/>
    <w:rsid w:val="0074020E"/>
    <w:rsid w:val="00740C41"/>
    <w:rsid w:val="00741A93"/>
    <w:rsid w:val="00742838"/>
    <w:rsid w:val="00743640"/>
    <w:rsid w:val="00744A02"/>
    <w:rsid w:val="00744A45"/>
    <w:rsid w:val="00745EBD"/>
    <w:rsid w:val="0074635A"/>
    <w:rsid w:val="007465CD"/>
    <w:rsid w:val="00746724"/>
    <w:rsid w:val="0074699A"/>
    <w:rsid w:val="00746F52"/>
    <w:rsid w:val="00750133"/>
    <w:rsid w:val="007508D7"/>
    <w:rsid w:val="00750F2F"/>
    <w:rsid w:val="00752A26"/>
    <w:rsid w:val="00754E97"/>
    <w:rsid w:val="00755448"/>
    <w:rsid w:val="00756674"/>
    <w:rsid w:val="00757D1F"/>
    <w:rsid w:val="007618AE"/>
    <w:rsid w:val="00765052"/>
    <w:rsid w:val="007652C3"/>
    <w:rsid w:val="00765FB7"/>
    <w:rsid w:val="0076633A"/>
    <w:rsid w:val="00766873"/>
    <w:rsid w:val="0076740E"/>
    <w:rsid w:val="007674A9"/>
    <w:rsid w:val="0076772C"/>
    <w:rsid w:val="00770462"/>
    <w:rsid w:val="007705AC"/>
    <w:rsid w:val="00773657"/>
    <w:rsid w:val="0077385D"/>
    <w:rsid w:val="00773BC0"/>
    <w:rsid w:val="0077486B"/>
    <w:rsid w:val="00775C38"/>
    <w:rsid w:val="00776425"/>
    <w:rsid w:val="00776BB7"/>
    <w:rsid w:val="00777406"/>
    <w:rsid w:val="00777F91"/>
    <w:rsid w:val="00780865"/>
    <w:rsid w:val="00781062"/>
    <w:rsid w:val="007819D9"/>
    <w:rsid w:val="0078329F"/>
    <w:rsid w:val="00783773"/>
    <w:rsid w:val="00783874"/>
    <w:rsid w:val="00784015"/>
    <w:rsid w:val="0078474D"/>
    <w:rsid w:val="007850F2"/>
    <w:rsid w:val="0078617B"/>
    <w:rsid w:val="00790818"/>
    <w:rsid w:val="00790BD2"/>
    <w:rsid w:val="00791CF8"/>
    <w:rsid w:val="0079507C"/>
    <w:rsid w:val="00795DC1"/>
    <w:rsid w:val="0079606C"/>
    <w:rsid w:val="007963AC"/>
    <w:rsid w:val="007A1167"/>
    <w:rsid w:val="007A152A"/>
    <w:rsid w:val="007A18A3"/>
    <w:rsid w:val="007A1DC8"/>
    <w:rsid w:val="007A205E"/>
    <w:rsid w:val="007A2FD4"/>
    <w:rsid w:val="007A3943"/>
    <w:rsid w:val="007A5B04"/>
    <w:rsid w:val="007A6960"/>
    <w:rsid w:val="007A737B"/>
    <w:rsid w:val="007B027E"/>
    <w:rsid w:val="007B0A5B"/>
    <w:rsid w:val="007B12D5"/>
    <w:rsid w:val="007B18C9"/>
    <w:rsid w:val="007B2827"/>
    <w:rsid w:val="007B337B"/>
    <w:rsid w:val="007B36B6"/>
    <w:rsid w:val="007B5D83"/>
    <w:rsid w:val="007B618C"/>
    <w:rsid w:val="007B74F8"/>
    <w:rsid w:val="007C0FF6"/>
    <w:rsid w:val="007C1333"/>
    <w:rsid w:val="007C1CF4"/>
    <w:rsid w:val="007C2B86"/>
    <w:rsid w:val="007C40F5"/>
    <w:rsid w:val="007C469E"/>
    <w:rsid w:val="007C475A"/>
    <w:rsid w:val="007C4AFA"/>
    <w:rsid w:val="007C57B0"/>
    <w:rsid w:val="007C6E68"/>
    <w:rsid w:val="007D2920"/>
    <w:rsid w:val="007D4367"/>
    <w:rsid w:val="007D4E68"/>
    <w:rsid w:val="007D4FE3"/>
    <w:rsid w:val="007D648E"/>
    <w:rsid w:val="007D6EDD"/>
    <w:rsid w:val="007E083A"/>
    <w:rsid w:val="007E1401"/>
    <w:rsid w:val="007E218E"/>
    <w:rsid w:val="007E2CAC"/>
    <w:rsid w:val="007E5642"/>
    <w:rsid w:val="007E5A4A"/>
    <w:rsid w:val="007E6366"/>
    <w:rsid w:val="007F01FC"/>
    <w:rsid w:val="007F13AC"/>
    <w:rsid w:val="007F2607"/>
    <w:rsid w:val="007F3460"/>
    <w:rsid w:val="007F3F1A"/>
    <w:rsid w:val="007F60FB"/>
    <w:rsid w:val="007F6308"/>
    <w:rsid w:val="007F68AC"/>
    <w:rsid w:val="007F6D85"/>
    <w:rsid w:val="007F6F60"/>
    <w:rsid w:val="007F6FD1"/>
    <w:rsid w:val="007F75E1"/>
    <w:rsid w:val="007F7CEC"/>
    <w:rsid w:val="008001DB"/>
    <w:rsid w:val="008019B4"/>
    <w:rsid w:val="00801BC7"/>
    <w:rsid w:val="00801C6F"/>
    <w:rsid w:val="00801E5E"/>
    <w:rsid w:val="0080429C"/>
    <w:rsid w:val="008042B2"/>
    <w:rsid w:val="008047D8"/>
    <w:rsid w:val="008048D3"/>
    <w:rsid w:val="00806B63"/>
    <w:rsid w:val="008070C4"/>
    <w:rsid w:val="00807348"/>
    <w:rsid w:val="00810F01"/>
    <w:rsid w:val="00811012"/>
    <w:rsid w:val="0081266E"/>
    <w:rsid w:val="00814180"/>
    <w:rsid w:val="00815475"/>
    <w:rsid w:val="008200C4"/>
    <w:rsid w:val="00820518"/>
    <w:rsid w:val="00820778"/>
    <w:rsid w:val="008208BC"/>
    <w:rsid w:val="00820937"/>
    <w:rsid w:val="00821513"/>
    <w:rsid w:val="00821E4D"/>
    <w:rsid w:val="00822908"/>
    <w:rsid w:val="00822DB2"/>
    <w:rsid w:val="00822EBF"/>
    <w:rsid w:val="00823582"/>
    <w:rsid w:val="008259BB"/>
    <w:rsid w:val="00825B40"/>
    <w:rsid w:val="008260BC"/>
    <w:rsid w:val="008278BE"/>
    <w:rsid w:val="008312D9"/>
    <w:rsid w:val="00831695"/>
    <w:rsid w:val="00831890"/>
    <w:rsid w:val="00831E5E"/>
    <w:rsid w:val="00832184"/>
    <w:rsid w:val="00834C59"/>
    <w:rsid w:val="00840C6F"/>
    <w:rsid w:val="00841780"/>
    <w:rsid w:val="008421A0"/>
    <w:rsid w:val="008475F7"/>
    <w:rsid w:val="008478A9"/>
    <w:rsid w:val="00847EA1"/>
    <w:rsid w:val="0085277B"/>
    <w:rsid w:val="00852B27"/>
    <w:rsid w:val="00852CF9"/>
    <w:rsid w:val="00853145"/>
    <w:rsid w:val="00853AA5"/>
    <w:rsid w:val="0085503F"/>
    <w:rsid w:val="00855322"/>
    <w:rsid w:val="0085579E"/>
    <w:rsid w:val="0086006B"/>
    <w:rsid w:val="00861630"/>
    <w:rsid w:val="00862F83"/>
    <w:rsid w:val="0086461F"/>
    <w:rsid w:val="00865232"/>
    <w:rsid w:val="00865695"/>
    <w:rsid w:val="008657BD"/>
    <w:rsid w:val="00865B45"/>
    <w:rsid w:val="0086700F"/>
    <w:rsid w:val="0086709E"/>
    <w:rsid w:val="008703FC"/>
    <w:rsid w:val="00870D95"/>
    <w:rsid w:val="00870E94"/>
    <w:rsid w:val="0087241C"/>
    <w:rsid w:val="00873245"/>
    <w:rsid w:val="0087407D"/>
    <w:rsid w:val="008744D1"/>
    <w:rsid w:val="00874CF9"/>
    <w:rsid w:val="008779BF"/>
    <w:rsid w:val="0088012D"/>
    <w:rsid w:val="008808CB"/>
    <w:rsid w:val="0088182C"/>
    <w:rsid w:val="0088325F"/>
    <w:rsid w:val="0088395E"/>
    <w:rsid w:val="008841BC"/>
    <w:rsid w:val="00885710"/>
    <w:rsid w:val="00885E4B"/>
    <w:rsid w:val="008865FE"/>
    <w:rsid w:val="00886A57"/>
    <w:rsid w:val="0088792C"/>
    <w:rsid w:val="008911DF"/>
    <w:rsid w:val="008913CD"/>
    <w:rsid w:val="008927B3"/>
    <w:rsid w:val="00893B13"/>
    <w:rsid w:val="008A0329"/>
    <w:rsid w:val="008A3BE7"/>
    <w:rsid w:val="008A5CEB"/>
    <w:rsid w:val="008A776A"/>
    <w:rsid w:val="008B0C19"/>
    <w:rsid w:val="008B1423"/>
    <w:rsid w:val="008B1828"/>
    <w:rsid w:val="008B3A54"/>
    <w:rsid w:val="008B4253"/>
    <w:rsid w:val="008B4AF1"/>
    <w:rsid w:val="008B58EA"/>
    <w:rsid w:val="008B7360"/>
    <w:rsid w:val="008C0DFD"/>
    <w:rsid w:val="008C0F1A"/>
    <w:rsid w:val="008C268B"/>
    <w:rsid w:val="008C2E27"/>
    <w:rsid w:val="008C4A91"/>
    <w:rsid w:val="008C682B"/>
    <w:rsid w:val="008D0654"/>
    <w:rsid w:val="008D0694"/>
    <w:rsid w:val="008D149F"/>
    <w:rsid w:val="008D3436"/>
    <w:rsid w:val="008D43CE"/>
    <w:rsid w:val="008D4D30"/>
    <w:rsid w:val="008D5819"/>
    <w:rsid w:val="008D6949"/>
    <w:rsid w:val="008D7E59"/>
    <w:rsid w:val="008E1180"/>
    <w:rsid w:val="008E288E"/>
    <w:rsid w:val="008E4BDC"/>
    <w:rsid w:val="008E4D66"/>
    <w:rsid w:val="008E61E1"/>
    <w:rsid w:val="008E69F3"/>
    <w:rsid w:val="008E6F2C"/>
    <w:rsid w:val="008F040B"/>
    <w:rsid w:val="008F2589"/>
    <w:rsid w:val="008F4374"/>
    <w:rsid w:val="008F44ED"/>
    <w:rsid w:val="008F5EF3"/>
    <w:rsid w:val="008F64FD"/>
    <w:rsid w:val="008F7D48"/>
    <w:rsid w:val="008F7EE0"/>
    <w:rsid w:val="009000D3"/>
    <w:rsid w:val="00900B1A"/>
    <w:rsid w:val="009034C8"/>
    <w:rsid w:val="00903748"/>
    <w:rsid w:val="00906361"/>
    <w:rsid w:val="00911D37"/>
    <w:rsid w:val="00913F6A"/>
    <w:rsid w:val="00914258"/>
    <w:rsid w:val="009151DF"/>
    <w:rsid w:val="00921687"/>
    <w:rsid w:val="00921FF0"/>
    <w:rsid w:val="00923D49"/>
    <w:rsid w:val="0092486B"/>
    <w:rsid w:val="00925A76"/>
    <w:rsid w:val="0092644C"/>
    <w:rsid w:val="009267CB"/>
    <w:rsid w:val="009352DA"/>
    <w:rsid w:val="00935D38"/>
    <w:rsid w:val="00935F8A"/>
    <w:rsid w:val="009361D0"/>
    <w:rsid w:val="0094158E"/>
    <w:rsid w:val="009424EA"/>
    <w:rsid w:val="0094453C"/>
    <w:rsid w:val="009449FE"/>
    <w:rsid w:val="00944BBF"/>
    <w:rsid w:val="00944C0E"/>
    <w:rsid w:val="00945642"/>
    <w:rsid w:val="00945C5C"/>
    <w:rsid w:val="009468DB"/>
    <w:rsid w:val="00950023"/>
    <w:rsid w:val="00952AD5"/>
    <w:rsid w:val="00952AF2"/>
    <w:rsid w:val="00952FED"/>
    <w:rsid w:val="0095427A"/>
    <w:rsid w:val="00955142"/>
    <w:rsid w:val="00955561"/>
    <w:rsid w:val="0096061B"/>
    <w:rsid w:val="00961531"/>
    <w:rsid w:val="00961770"/>
    <w:rsid w:val="0096255B"/>
    <w:rsid w:val="00965600"/>
    <w:rsid w:val="00965D73"/>
    <w:rsid w:val="0096641F"/>
    <w:rsid w:val="00966AC0"/>
    <w:rsid w:val="00966B2C"/>
    <w:rsid w:val="00967C3E"/>
    <w:rsid w:val="00970B33"/>
    <w:rsid w:val="0097132F"/>
    <w:rsid w:val="0097197A"/>
    <w:rsid w:val="00972C9D"/>
    <w:rsid w:val="00973E37"/>
    <w:rsid w:val="0097582C"/>
    <w:rsid w:val="0097623D"/>
    <w:rsid w:val="00976BE5"/>
    <w:rsid w:val="009772E1"/>
    <w:rsid w:val="0098152F"/>
    <w:rsid w:val="00981B2E"/>
    <w:rsid w:val="00981B8C"/>
    <w:rsid w:val="00981F28"/>
    <w:rsid w:val="00984112"/>
    <w:rsid w:val="009845F9"/>
    <w:rsid w:val="0098463A"/>
    <w:rsid w:val="0098488F"/>
    <w:rsid w:val="00984A6E"/>
    <w:rsid w:val="00986787"/>
    <w:rsid w:val="00990698"/>
    <w:rsid w:val="00990FAA"/>
    <w:rsid w:val="00991E50"/>
    <w:rsid w:val="009920AE"/>
    <w:rsid w:val="00992D5C"/>
    <w:rsid w:val="0099352E"/>
    <w:rsid w:val="00994DA4"/>
    <w:rsid w:val="00995118"/>
    <w:rsid w:val="009A0568"/>
    <w:rsid w:val="009A0A69"/>
    <w:rsid w:val="009A0E4C"/>
    <w:rsid w:val="009A331F"/>
    <w:rsid w:val="009A4EA3"/>
    <w:rsid w:val="009A515F"/>
    <w:rsid w:val="009A5269"/>
    <w:rsid w:val="009A7968"/>
    <w:rsid w:val="009B1396"/>
    <w:rsid w:val="009B29D0"/>
    <w:rsid w:val="009B359F"/>
    <w:rsid w:val="009B3F67"/>
    <w:rsid w:val="009B6723"/>
    <w:rsid w:val="009B6CCB"/>
    <w:rsid w:val="009B784D"/>
    <w:rsid w:val="009B7FDC"/>
    <w:rsid w:val="009C25B7"/>
    <w:rsid w:val="009C4A92"/>
    <w:rsid w:val="009C5BDF"/>
    <w:rsid w:val="009C7730"/>
    <w:rsid w:val="009C77D4"/>
    <w:rsid w:val="009D0566"/>
    <w:rsid w:val="009D080B"/>
    <w:rsid w:val="009D1372"/>
    <w:rsid w:val="009D1DC5"/>
    <w:rsid w:val="009D2EFB"/>
    <w:rsid w:val="009D393C"/>
    <w:rsid w:val="009D3ADC"/>
    <w:rsid w:val="009D7705"/>
    <w:rsid w:val="009E008F"/>
    <w:rsid w:val="009E1EFF"/>
    <w:rsid w:val="009E4CD7"/>
    <w:rsid w:val="009E506D"/>
    <w:rsid w:val="009E5961"/>
    <w:rsid w:val="009E798C"/>
    <w:rsid w:val="009F31CC"/>
    <w:rsid w:val="009F4AF8"/>
    <w:rsid w:val="00A0174C"/>
    <w:rsid w:val="00A0235F"/>
    <w:rsid w:val="00A0339D"/>
    <w:rsid w:val="00A04309"/>
    <w:rsid w:val="00A0535B"/>
    <w:rsid w:val="00A05A12"/>
    <w:rsid w:val="00A05EDA"/>
    <w:rsid w:val="00A07248"/>
    <w:rsid w:val="00A10600"/>
    <w:rsid w:val="00A106D1"/>
    <w:rsid w:val="00A11398"/>
    <w:rsid w:val="00A1183D"/>
    <w:rsid w:val="00A11888"/>
    <w:rsid w:val="00A14456"/>
    <w:rsid w:val="00A15EE5"/>
    <w:rsid w:val="00A2120D"/>
    <w:rsid w:val="00A22B64"/>
    <w:rsid w:val="00A235C5"/>
    <w:rsid w:val="00A24B8E"/>
    <w:rsid w:val="00A259DB"/>
    <w:rsid w:val="00A26932"/>
    <w:rsid w:val="00A30442"/>
    <w:rsid w:val="00A32495"/>
    <w:rsid w:val="00A3267F"/>
    <w:rsid w:val="00A330B7"/>
    <w:rsid w:val="00A3310C"/>
    <w:rsid w:val="00A337EA"/>
    <w:rsid w:val="00A338D7"/>
    <w:rsid w:val="00A35D2D"/>
    <w:rsid w:val="00A3690B"/>
    <w:rsid w:val="00A372E9"/>
    <w:rsid w:val="00A4287E"/>
    <w:rsid w:val="00A44D23"/>
    <w:rsid w:val="00A46017"/>
    <w:rsid w:val="00A46D57"/>
    <w:rsid w:val="00A5147B"/>
    <w:rsid w:val="00A5189F"/>
    <w:rsid w:val="00A51B9C"/>
    <w:rsid w:val="00A53535"/>
    <w:rsid w:val="00A538B6"/>
    <w:rsid w:val="00A53DBF"/>
    <w:rsid w:val="00A56722"/>
    <w:rsid w:val="00A56753"/>
    <w:rsid w:val="00A60732"/>
    <w:rsid w:val="00A61590"/>
    <w:rsid w:val="00A63942"/>
    <w:rsid w:val="00A63C9A"/>
    <w:rsid w:val="00A644F0"/>
    <w:rsid w:val="00A65220"/>
    <w:rsid w:val="00A6750E"/>
    <w:rsid w:val="00A677A2"/>
    <w:rsid w:val="00A67982"/>
    <w:rsid w:val="00A67BDA"/>
    <w:rsid w:val="00A71A14"/>
    <w:rsid w:val="00A72E57"/>
    <w:rsid w:val="00A732F6"/>
    <w:rsid w:val="00A7345E"/>
    <w:rsid w:val="00A749BB"/>
    <w:rsid w:val="00A75B53"/>
    <w:rsid w:val="00A800B9"/>
    <w:rsid w:val="00A80132"/>
    <w:rsid w:val="00A806C8"/>
    <w:rsid w:val="00A80BEE"/>
    <w:rsid w:val="00A80ECA"/>
    <w:rsid w:val="00A8162B"/>
    <w:rsid w:val="00A817A9"/>
    <w:rsid w:val="00A83691"/>
    <w:rsid w:val="00A83C4D"/>
    <w:rsid w:val="00A85279"/>
    <w:rsid w:val="00A86E22"/>
    <w:rsid w:val="00A8785A"/>
    <w:rsid w:val="00A9017B"/>
    <w:rsid w:val="00A92485"/>
    <w:rsid w:val="00A93523"/>
    <w:rsid w:val="00A9437D"/>
    <w:rsid w:val="00A94476"/>
    <w:rsid w:val="00A96725"/>
    <w:rsid w:val="00A96E57"/>
    <w:rsid w:val="00AA0012"/>
    <w:rsid w:val="00AA0AEE"/>
    <w:rsid w:val="00AA0B89"/>
    <w:rsid w:val="00AA0EBD"/>
    <w:rsid w:val="00AA21D0"/>
    <w:rsid w:val="00AA39C5"/>
    <w:rsid w:val="00AA46B8"/>
    <w:rsid w:val="00AA47E8"/>
    <w:rsid w:val="00AA61F0"/>
    <w:rsid w:val="00AA6764"/>
    <w:rsid w:val="00AB3539"/>
    <w:rsid w:val="00AB459E"/>
    <w:rsid w:val="00AB4873"/>
    <w:rsid w:val="00AB54A0"/>
    <w:rsid w:val="00AB71E7"/>
    <w:rsid w:val="00AB7E62"/>
    <w:rsid w:val="00AC0AC0"/>
    <w:rsid w:val="00AC1ABA"/>
    <w:rsid w:val="00AC3477"/>
    <w:rsid w:val="00AC5C5B"/>
    <w:rsid w:val="00AC6528"/>
    <w:rsid w:val="00AD0657"/>
    <w:rsid w:val="00AD109B"/>
    <w:rsid w:val="00AD239F"/>
    <w:rsid w:val="00AD2ECA"/>
    <w:rsid w:val="00AD2FC6"/>
    <w:rsid w:val="00AD4263"/>
    <w:rsid w:val="00AD44B5"/>
    <w:rsid w:val="00AD576D"/>
    <w:rsid w:val="00AE1A24"/>
    <w:rsid w:val="00AE25C5"/>
    <w:rsid w:val="00AE339E"/>
    <w:rsid w:val="00AE44D3"/>
    <w:rsid w:val="00AE50B3"/>
    <w:rsid w:val="00AE61AA"/>
    <w:rsid w:val="00AE64F0"/>
    <w:rsid w:val="00AE7867"/>
    <w:rsid w:val="00AF0266"/>
    <w:rsid w:val="00AF1377"/>
    <w:rsid w:val="00AF1DF3"/>
    <w:rsid w:val="00AF2036"/>
    <w:rsid w:val="00AF2B40"/>
    <w:rsid w:val="00AF431B"/>
    <w:rsid w:val="00AF460C"/>
    <w:rsid w:val="00AF471A"/>
    <w:rsid w:val="00AF4AA6"/>
    <w:rsid w:val="00AF54D5"/>
    <w:rsid w:val="00AF6622"/>
    <w:rsid w:val="00AF681B"/>
    <w:rsid w:val="00AF6CD7"/>
    <w:rsid w:val="00AF6D77"/>
    <w:rsid w:val="00AF7BCE"/>
    <w:rsid w:val="00B03438"/>
    <w:rsid w:val="00B12695"/>
    <w:rsid w:val="00B13D6E"/>
    <w:rsid w:val="00B17938"/>
    <w:rsid w:val="00B20C66"/>
    <w:rsid w:val="00B225AB"/>
    <w:rsid w:val="00B23F34"/>
    <w:rsid w:val="00B244DE"/>
    <w:rsid w:val="00B262D5"/>
    <w:rsid w:val="00B26A54"/>
    <w:rsid w:val="00B31D49"/>
    <w:rsid w:val="00B31F2A"/>
    <w:rsid w:val="00B34260"/>
    <w:rsid w:val="00B34D5D"/>
    <w:rsid w:val="00B35B01"/>
    <w:rsid w:val="00B35C07"/>
    <w:rsid w:val="00B37D2A"/>
    <w:rsid w:val="00B37FE1"/>
    <w:rsid w:val="00B40E54"/>
    <w:rsid w:val="00B42476"/>
    <w:rsid w:val="00B4262E"/>
    <w:rsid w:val="00B4407A"/>
    <w:rsid w:val="00B45177"/>
    <w:rsid w:val="00B451D9"/>
    <w:rsid w:val="00B45BA3"/>
    <w:rsid w:val="00B4648D"/>
    <w:rsid w:val="00B46BB6"/>
    <w:rsid w:val="00B506C3"/>
    <w:rsid w:val="00B50AF1"/>
    <w:rsid w:val="00B54504"/>
    <w:rsid w:val="00B552AF"/>
    <w:rsid w:val="00B57382"/>
    <w:rsid w:val="00B6184A"/>
    <w:rsid w:val="00B6210F"/>
    <w:rsid w:val="00B63F69"/>
    <w:rsid w:val="00B64D8D"/>
    <w:rsid w:val="00B712BC"/>
    <w:rsid w:val="00B74D9F"/>
    <w:rsid w:val="00B7682A"/>
    <w:rsid w:val="00B776E9"/>
    <w:rsid w:val="00B77815"/>
    <w:rsid w:val="00B77844"/>
    <w:rsid w:val="00B804B5"/>
    <w:rsid w:val="00B81069"/>
    <w:rsid w:val="00B8303B"/>
    <w:rsid w:val="00B86598"/>
    <w:rsid w:val="00B92177"/>
    <w:rsid w:val="00B92E9D"/>
    <w:rsid w:val="00B941D8"/>
    <w:rsid w:val="00B946D7"/>
    <w:rsid w:val="00B94A0A"/>
    <w:rsid w:val="00B96A50"/>
    <w:rsid w:val="00B973E7"/>
    <w:rsid w:val="00B97E13"/>
    <w:rsid w:val="00BA0834"/>
    <w:rsid w:val="00BA118A"/>
    <w:rsid w:val="00BA1914"/>
    <w:rsid w:val="00BA1A12"/>
    <w:rsid w:val="00BA2042"/>
    <w:rsid w:val="00BA269C"/>
    <w:rsid w:val="00BA3FB3"/>
    <w:rsid w:val="00BA542F"/>
    <w:rsid w:val="00BA543E"/>
    <w:rsid w:val="00BB15C5"/>
    <w:rsid w:val="00BB1AB1"/>
    <w:rsid w:val="00BB1B90"/>
    <w:rsid w:val="00BB38AC"/>
    <w:rsid w:val="00BB3B42"/>
    <w:rsid w:val="00BB63E7"/>
    <w:rsid w:val="00BB6697"/>
    <w:rsid w:val="00BB79C9"/>
    <w:rsid w:val="00BC062A"/>
    <w:rsid w:val="00BC0910"/>
    <w:rsid w:val="00BC09A9"/>
    <w:rsid w:val="00BC13DF"/>
    <w:rsid w:val="00BC2766"/>
    <w:rsid w:val="00BC2DAD"/>
    <w:rsid w:val="00BC3353"/>
    <w:rsid w:val="00BC3361"/>
    <w:rsid w:val="00BC3839"/>
    <w:rsid w:val="00BC4228"/>
    <w:rsid w:val="00BC4427"/>
    <w:rsid w:val="00BC4B8F"/>
    <w:rsid w:val="00BC6A4E"/>
    <w:rsid w:val="00BC6F82"/>
    <w:rsid w:val="00BD0183"/>
    <w:rsid w:val="00BD0DDF"/>
    <w:rsid w:val="00BD3312"/>
    <w:rsid w:val="00BD3A76"/>
    <w:rsid w:val="00BD41CA"/>
    <w:rsid w:val="00BD4D76"/>
    <w:rsid w:val="00BD7DE6"/>
    <w:rsid w:val="00BE1728"/>
    <w:rsid w:val="00BE1C7D"/>
    <w:rsid w:val="00BE25BD"/>
    <w:rsid w:val="00BE27CA"/>
    <w:rsid w:val="00BE3680"/>
    <w:rsid w:val="00BE5975"/>
    <w:rsid w:val="00BE5FE7"/>
    <w:rsid w:val="00BE7071"/>
    <w:rsid w:val="00BE7A46"/>
    <w:rsid w:val="00BF1062"/>
    <w:rsid w:val="00BF1272"/>
    <w:rsid w:val="00BF18D9"/>
    <w:rsid w:val="00BF1F74"/>
    <w:rsid w:val="00BF2684"/>
    <w:rsid w:val="00BF4151"/>
    <w:rsid w:val="00BF44F3"/>
    <w:rsid w:val="00BF6AB9"/>
    <w:rsid w:val="00BF710C"/>
    <w:rsid w:val="00C00CBA"/>
    <w:rsid w:val="00C02561"/>
    <w:rsid w:val="00C02928"/>
    <w:rsid w:val="00C03929"/>
    <w:rsid w:val="00C04034"/>
    <w:rsid w:val="00C0476B"/>
    <w:rsid w:val="00C059B9"/>
    <w:rsid w:val="00C059C0"/>
    <w:rsid w:val="00C059FF"/>
    <w:rsid w:val="00C06A14"/>
    <w:rsid w:val="00C07643"/>
    <w:rsid w:val="00C07907"/>
    <w:rsid w:val="00C07946"/>
    <w:rsid w:val="00C141DD"/>
    <w:rsid w:val="00C2028E"/>
    <w:rsid w:val="00C203F4"/>
    <w:rsid w:val="00C212F7"/>
    <w:rsid w:val="00C22288"/>
    <w:rsid w:val="00C22700"/>
    <w:rsid w:val="00C247DC"/>
    <w:rsid w:val="00C25FB2"/>
    <w:rsid w:val="00C264D3"/>
    <w:rsid w:val="00C26BB0"/>
    <w:rsid w:val="00C32CE6"/>
    <w:rsid w:val="00C33022"/>
    <w:rsid w:val="00C331EC"/>
    <w:rsid w:val="00C33FC8"/>
    <w:rsid w:val="00C408E4"/>
    <w:rsid w:val="00C41059"/>
    <w:rsid w:val="00C41A1C"/>
    <w:rsid w:val="00C4237A"/>
    <w:rsid w:val="00C44610"/>
    <w:rsid w:val="00C449EF"/>
    <w:rsid w:val="00C463B5"/>
    <w:rsid w:val="00C46518"/>
    <w:rsid w:val="00C51368"/>
    <w:rsid w:val="00C51BF9"/>
    <w:rsid w:val="00C5252F"/>
    <w:rsid w:val="00C52EDC"/>
    <w:rsid w:val="00C53EE0"/>
    <w:rsid w:val="00C55268"/>
    <w:rsid w:val="00C57198"/>
    <w:rsid w:val="00C57818"/>
    <w:rsid w:val="00C57CBE"/>
    <w:rsid w:val="00C62007"/>
    <w:rsid w:val="00C6269F"/>
    <w:rsid w:val="00C631FE"/>
    <w:rsid w:val="00C63EB8"/>
    <w:rsid w:val="00C668F9"/>
    <w:rsid w:val="00C66ADB"/>
    <w:rsid w:val="00C70BA9"/>
    <w:rsid w:val="00C71154"/>
    <w:rsid w:val="00C745A0"/>
    <w:rsid w:val="00C748D0"/>
    <w:rsid w:val="00C7568A"/>
    <w:rsid w:val="00C76330"/>
    <w:rsid w:val="00C77500"/>
    <w:rsid w:val="00C77744"/>
    <w:rsid w:val="00C779EA"/>
    <w:rsid w:val="00C81AC4"/>
    <w:rsid w:val="00C842F2"/>
    <w:rsid w:val="00C8576C"/>
    <w:rsid w:val="00C85FDD"/>
    <w:rsid w:val="00C87033"/>
    <w:rsid w:val="00C879C3"/>
    <w:rsid w:val="00C87D27"/>
    <w:rsid w:val="00C90A20"/>
    <w:rsid w:val="00C91199"/>
    <w:rsid w:val="00C924E1"/>
    <w:rsid w:val="00C95075"/>
    <w:rsid w:val="00C96532"/>
    <w:rsid w:val="00C9709C"/>
    <w:rsid w:val="00C971B8"/>
    <w:rsid w:val="00C97E9D"/>
    <w:rsid w:val="00CA038A"/>
    <w:rsid w:val="00CA0957"/>
    <w:rsid w:val="00CA1384"/>
    <w:rsid w:val="00CA327E"/>
    <w:rsid w:val="00CA5346"/>
    <w:rsid w:val="00CA566A"/>
    <w:rsid w:val="00CA57A6"/>
    <w:rsid w:val="00CA5F03"/>
    <w:rsid w:val="00CA6E77"/>
    <w:rsid w:val="00CA745B"/>
    <w:rsid w:val="00CB0152"/>
    <w:rsid w:val="00CB0453"/>
    <w:rsid w:val="00CB0B78"/>
    <w:rsid w:val="00CB10EC"/>
    <w:rsid w:val="00CB18D7"/>
    <w:rsid w:val="00CB200F"/>
    <w:rsid w:val="00CB247D"/>
    <w:rsid w:val="00CB31DD"/>
    <w:rsid w:val="00CB41BA"/>
    <w:rsid w:val="00CB41CB"/>
    <w:rsid w:val="00CB4ACD"/>
    <w:rsid w:val="00CB6B43"/>
    <w:rsid w:val="00CC0DBA"/>
    <w:rsid w:val="00CC2787"/>
    <w:rsid w:val="00CC30A4"/>
    <w:rsid w:val="00CC51E7"/>
    <w:rsid w:val="00CC739E"/>
    <w:rsid w:val="00CC77EC"/>
    <w:rsid w:val="00CD00A7"/>
    <w:rsid w:val="00CD1341"/>
    <w:rsid w:val="00CD3036"/>
    <w:rsid w:val="00CD3412"/>
    <w:rsid w:val="00CD3607"/>
    <w:rsid w:val="00CD3B83"/>
    <w:rsid w:val="00CD446F"/>
    <w:rsid w:val="00CD4840"/>
    <w:rsid w:val="00CD4A20"/>
    <w:rsid w:val="00CD5029"/>
    <w:rsid w:val="00CD7303"/>
    <w:rsid w:val="00CE1813"/>
    <w:rsid w:val="00CE2DA7"/>
    <w:rsid w:val="00CE3581"/>
    <w:rsid w:val="00CF074D"/>
    <w:rsid w:val="00CF11C0"/>
    <w:rsid w:val="00CF1CD9"/>
    <w:rsid w:val="00CF2D16"/>
    <w:rsid w:val="00CF38C2"/>
    <w:rsid w:val="00CF4036"/>
    <w:rsid w:val="00CF53CC"/>
    <w:rsid w:val="00CF5650"/>
    <w:rsid w:val="00CF6080"/>
    <w:rsid w:val="00CF6102"/>
    <w:rsid w:val="00CF6442"/>
    <w:rsid w:val="00CF66A0"/>
    <w:rsid w:val="00D00176"/>
    <w:rsid w:val="00D0045A"/>
    <w:rsid w:val="00D0413C"/>
    <w:rsid w:val="00D067F6"/>
    <w:rsid w:val="00D06C02"/>
    <w:rsid w:val="00D090A9"/>
    <w:rsid w:val="00D10384"/>
    <w:rsid w:val="00D10978"/>
    <w:rsid w:val="00D10AFB"/>
    <w:rsid w:val="00D10CB8"/>
    <w:rsid w:val="00D116BE"/>
    <w:rsid w:val="00D12031"/>
    <w:rsid w:val="00D14916"/>
    <w:rsid w:val="00D16A30"/>
    <w:rsid w:val="00D22CC6"/>
    <w:rsid w:val="00D237A6"/>
    <w:rsid w:val="00D24D5D"/>
    <w:rsid w:val="00D25DE5"/>
    <w:rsid w:val="00D278DC"/>
    <w:rsid w:val="00D2AA52"/>
    <w:rsid w:val="00D302DA"/>
    <w:rsid w:val="00D31233"/>
    <w:rsid w:val="00D322DB"/>
    <w:rsid w:val="00D32DA1"/>
    <w:rsid w:val="00D335DA"/>
    <w:rsid w:val="00D33659"/>
    <w:rsid w:val="00D35740"/>
    <w:rsid w:val="00D3599A"/>
    <w:rsid w:val="00D3702B"/>
    <w:rsid w:val="00D4088B"/>
    <w:rsid w:val="00D40950"/>
    <w:rsid w:val="00D433F9"/>
    <w:rsid w:val="00D43909"/>
    <w:rsid w:val="00D43F7D"/>
    <w:rsid w:val="00D443C6"/>
    <w:rsid w:val="00D44C5A"/>
    <w:rsid w:val="00D44EC6"/>
    <w:rsid w:val="00D46A86"/>
    <w:rsid w:val="00D46DBF"/>
    <w:rsid w:val="00D50662"/>
    <w:rsid w:val="00D516C9"/>
    <w:rsid w:val="00D533DF"/>
    <w:rsid w:val="00D5347F"/>
    <w:rsid w:val="00D551DC"/>
    <w:rsid w:val="00D5557D"/>
    <w:rsid w:val="00D568A6"/>
    <w:rsid w:val="00D56E5B"/>
    <w:rsid w:val="00D57925"/>
    <w:rsid w:val="00D60BFD"/>
    <w:rsid w:val="00D63D71"/>
    <w:rsid w:val="00D64F1F"/>
    <w:rsid w:val="00D67BC5"/>
    <w:rsid w:val="00D70345"/>
    <w:rsid w:val="00D7050F"/>
    <w:rsid w:val="00D71BA2"/>
    <w:rsid w:val="00D752EB"/>
    <w:rsid w:val="00D765D2"/>
    <w:rsid w:val="00D80B6D"/>
    <w:rsid w:val="00D82657"/>
    <w:rsid w:val="00D828F2"/>
    <w:rsid w:val="00D8346B"/>
    <w:rsid w:val="00D8565B"/>
    <w:rsid w:val="00D85730"/>
    <w:rsid w:val="00D87F64"/>
    <w:rsid w:val="00D9009C"/>
    <w:rsid w:val="00D9153E"/>
    <w:rsid w:val="00D91DA5"/>
    <w:rsid w:val="00D94078"/>
    <w:rsid w:val="00D94FF3"/>
    <w:rsid w:val="00D95DAE"/>
    <w:rsid w:val="00D972F6"/>
    <w:rsid w:val="00DA2530"/>
    <w:rsid w:val="00DA25E6"/>
    <w:rsid w:val="00DA2E6C"/>
    <w:rsid w:val="00DA35F2"/>
    <w:rsid w:val="00DA48DE"/>
    <w:rsid w:val="00DA69EF"/>
    <w:rsid w:val="00DA74EC"/>
    <w:rsid w:val="00DB1C5C"/>
    <w:rsid w:val="00DB2BD5"/>
    <w:rsid w:val="00DB2C5C"/>
    <w:rsid w:val="00DB52F8"/>
    <w:rsid w:val="00DB5FE2"/>
    <w:rsid w:val="00DB7C71"/>
    <w:rsid w:val="00DC1AD2"/>
    <w:rsid w:val="00DC265C"/>
    <w:rsid w:val="00DC494E"/>
    <w:rsid w:val="00DC67B0"/>
    <w:rsid w:val="00DC6CCA"/>
    <w:rsid w:val="00DC7172"/>
    <w:rsid w:val="00DD2A57"/>
    <w:rsid w:val="00DD3A9E"/>
    <w:rsid w:val="00DD5299"/>
    <w:rsid w:val="00DD5549"/>
    <w:rsid w:val="00DD56E7"/>
    <w:rsid w:val="00DD68C8"/>
    <w:rsid w:val="00DD7D4D"/>
    <w:rsid w:val="00DE06F2"/>
    <w:rsid w:val="00DE15F9"/>
    <w:rsid w:val="00DE1C42"/>
    <w:rsid w:val="00DE48CA"/>
    <w:rsid w:val="00DE5323"/>
    <w:rsid w:val="00DE60D1"/>
    <w:rsid w:val="00DE6142"/>
    <w:rsid w:val="00DE7572"/>
    <w:rsid w:val="00DE7B5D"/>
    <w:rsid w:val="00DF0383"/>
    <w:rsid w:val="00DF093B"/>
    <w:rsid w:val="00DF0C70"/>
    <w:rsid w:val="00DF27A6"/>
    <w:rsid w:val="00DF37E3"/>
    <w:rsid w:val="00DF3E5A"/>
    <w:rsid w:val="00DF56BE"/>
    <w:rsid w:val="00DF6196"/>
    <w:rsid w:val="00DF7167"/>
    <w:rsid w:val="00E00369"/>
    <w:rsid w:val="00E02146"/>
    <w:rsid w:val="00E0326E"/>
    <w:rsid w:val="00E037E0"/>
    <w:rsid w:val="00E047A6"/>
    <w:rsid w:val="00E04B26"/>
    <w:rsid w:val="00E052B9"/>
    <w:rsid w:val="00E06A78"/>
    <w:rsid w:val="00E07B94"/>
    <w:rsid w:val="00E107E8"/>
    <w:rsid w:val="00E10F7A"/>
    <w:rsid w:val="00E120A7"/>
    <w:rsid w:val="00E127F8"/>
    <w:rsid w:val="00E127FF"/>
    <w:rsid w:val="00E15BAA"/>
    <w:rsid w:val="00E17650"/>
    <w:rsid w:val="00E2166B"/>
    <w:rsid w:val="00E21822"/>
    <w:rsid w:val="00E22526"/>
    <w:rsid w:val="00E234D9"/>
    <w:rsid w:val="00E24CAB"/>
    <w:rsid w:val="00E257B1"/>
    <w:rsid w:val="00E259C1"/>
    <w:rsid w:val="00E25A81"/>
    <w:rsid w:val="00E274ED"/>
    <w:rsid w:val="00E305B4"/>
    <w:rsid w:val="00E315A8"/>
    <w:rsid w:val="00E33254"/>
    <w:rsid w:val="00E3407A"/>
    <w:rsid w:val="00E35F79"/>
    <w:rsid w:val="00E36231"/>
    <w:rsid w:val="00E370EC"/>
    <w:rsid w:val="00E408DF"/>
    <w:rsid w:val="00E41DE8"/>
    <w:rsid w:val="00E4264E"/>
    <w:rsid w:val="00E43FB9"/>
    <w:rsid w:val="00E4569E"/>
    <w:rsid w:val="00E50FF4"/>
    <w:rsid w:val="00E51DC5"/>
    <w:rsid w:val="00E528EE"/>
    <w:rsid w:val="00E54CD8"/>
    <w:rsid w:val="00E57A89"/>
    <w:rsid w:val="00E60AF2"/>
    <w:rsid w:val="00E60FDA"/>
    <w:rsid w:val="00E62522"/>
    <w:rsid w:val="00E628CD"/>
    <w:rsid w:val="00E62CAA"/>
    <w:rsid w:val="00E631A5"/>
    <w:rsid w:val="00E63272"/>
    <w:rsid w:val="00E63B91"/>
    <w:rsid w:val="00E6460A"/>
    <w:rsid w:val="00E67A12"/>
    <w:rsid w:val="00E67DD9"/>
    <w:rsid w:val="00E71985"/>
    <w:rsid w:val="00E71D1F"/>
    <w:rsid w:val="00E74D2F"/>
    <w:rsid w:val="00E75473"/>
    <w:rsid w:val="00E76CE0"/>
    <w:rsid w:val="00E77D88"/>
    <w:rsid w:val="00E817E0"/>
    <w:rsid w:val="00E83F07"/>
    <w:rsid w:val="00E85817"/>
    <w:rsid w:val="00E86686"/>
    <w:rsid w:val="00E8676B"/>
    <w:rsid w:val="00E909E0"/>
    <w:rsid w:val="00E9400F"/>
    <w:rsid w:val="00E94A1E"/>
    <w:rsid w:val="00E95037"/>
    <w:rsid w:val="00E96175"/>
    <w:rsid w:val="00E975C4"/>
    <w:rsid w:val="00E97906"/>
    <w:rsid w:val="00EA0E9F"/>
    <w:rsid w:val="00EA1E62"/>
    <w:rsid w:val="00EA2177"/>
    <w:rsid w:val="00EA3100"/>
    <w:rsid w:val="00EA42CB"/>
    <w:rsid w:val="00EA60B4"/>
    <w:rsid w:val="00EA7D46"/>
    <w:rsid w:val="00EA7EB4"/>
    <w:rsid w:val="00EB1D53"/>
    <w:rsid w:val="00EB243C"/>
    <w:rsid w:val="00EB45B2"/>
    <w:rsid w:val="00EB735F"/>
    <w:rsid w:val="00EC03D9"/>
    <w:rsid w:val="00EC1703"/>
    <w:rsid w:val="00EC2660"/>
    <w:rsid w:val="00EC2F21"/>
    <w:rsid w:val="00EC3740"/>
    <w:rsid w:val="00EC40C6"/>
    <w:rsid w:val="00EC6C09"/>
    <w:rsid w:val="00ED10EB"/>
    <w:rsid w:val="00ED1757"/>
    <w:rsid w:val="00ED224D"/>
    <w:rsid w:val="00ED2A37"/>
    <w:rsid w:val="00ED363F"/>
    <w:rsid w:val="00ED38E2"/>
    <w:rsid w:val="00ED438D"/>
    <w:rsid w:val="00ED64D6"/>
    <w:rsid w:val="00ED71A3"/>
    <w:rsid w:val="00EE2617"/>
    <w:rsid w:val="00EE68E4"/>
    <w:rsid w:val="00EE68F9"/>
    <w:rsid w:val="00EF0801"/>
    <w:rsid w:val="00EF103C"/>
    <w:rsid w:val="00EF160C"/>
    <w:rsid w:val="00EF2CC0"/>
    <w:rsid w:val="00EF6008"/>
    <w:rsid w:val="00F00BBB"/>
    <w:rsid w:val="00F01904"/>
    <w:rsid w:val="00F01EC1"/>
    <w:rsid w:val="00F037FA"/>
    <w:rsid w:val="00F05FE8"/>
    <w:rsid w:val="00F064EC"/>
    <w:rsid w:val="00F07504"/>
    <w:rsid w:val="00F11D47"/>
    <w:rsid w:val="00F11E14"/>
    <w:rsid w:val="00F12DF6"/>
    <w:rsid w:val="00F13F57"/>
    <w:rsid w:val="00F14C0D"/>
    <w:rsid w:val="00F14D61"/>
    <w:rsid w:val="00F14DAF"/>
    <w:rsid w:val="00F15704"/>
    <w:rsid w:val="00F16550"/>
    <w:rsid w:val="00F2092C"/>
    <w:rsid w:val="00F21501"/>
    <w:rsid w:val="00F225D5"/>
    <w:rsid w:val="00F24170"/>
    <w:rsid w:val="00F32476"/>
    <w:rsid w:val="00F32D20"/>
    <w:rsid w:val="00F34ECC"/>
    <w:rsid w:val="00F35C8B"/>
    <w:rsid w:val="00F367FA"/>
    <w:rsid w:val="00F369AB"/>
    <w:rsid w:val="00F40DEF"/>
    <w:rsid w:val="00F41529"/>
    <w:rsid w:val="00F4229C"/>
    <w:rsid w:val="00F43A65"/>
    <w:rsid w:val="00F45ABE"/>
    <w:rsid w:val="00F46A63"/>
    <w:rsid w:val="00F46D67"/>
    <w:rsid w:val="00F509B0"/>
    <w:rsid w:val="00F51C39"/>
    <w:rsid w:val="00F54FD0"/>
    <w:rsid w:val="00F5610A"/>
    <w:rsid w:val="00F561D9"/>
    <w:rsid w:val="00F56426"/>
    <w:rsid w:val="00F60292"/>
    <w:rsid w:val="00F6048C"/>
    <w:rsid w:val="00F6085F"/>
    <w:rsid w:val="00F60E84"/>
    <w:rsid w:val="00F617F3"/>
    <w:rsid w:val="00F61EC0"/>
    <w:rsid w:val="00F65355"/>
    <w:rsid w:val="00F65B2B"/>
    <w:rsid w:val="00F65BEF"/>
    <w:rsid w:val="00F65D2C"/>
    <w:rsid w:val="00F6637A"/>
    <w:rsid w:val="00F668DC"/>
    <w:rsid w:val="00F669E3"/>
    <w:rsid w:val="00F67822"/>
    <w:rsid w:val="00F70A77"/>
    <w:rsid w:val="00F70ADA"/>
    <w:rsid w:val="00F70F96"/>
    <w:rsid w:val="00F71D7B"/>
    <w:rsid w:val="00F73860"/>
    <w:rsid w:val="00F73BC4"/>
    <w:rsid w:val="00F74422"/>
    <w:rsid w:val="00F756B2"/>
    <w:rsid w:val="00F7682E"/>
    <w:rsid w:val="00F77C84"/>
    <w:rsid w:val="00F8048B"/>
    <w:rsid w:val="00F809E3"/>
    <w:rsid w:val="00F81798"/>
    <w:rsid w:val="00F834EF"/>
    <w:rsid w:val="00F839E8"/>
    <w:rsid w:val="00F86991"/>
    <w:rsid w:val="00F87340"/>
    <w:rsid w:val="00F9035B"/>
    <w:rsid w:val="00F9102C"/>
    <w:rsid w:val="00F911FF"/>
    <w:rsid w:val="00F950D5"/>
    <w:rsid w:val="00F96304"/>
    <w:rsid w:val="00F97D03"/>
    <w:rsid w:val="00FA1318"/>
    <w:rsid w:val="00FA1D75"/>
    <w:rsid w:val="00FA2393"/>
    <w:rsid w:val="00FA28A9"/>
    <w:rsid w:val="00FA3129"/>
    <w:rsid w:val="00FA5912"/>
    <w:rsid w:val="00FA5CDD"/>
    <w:rsid w:val="00FA7F99"/>
    <w:rsid w:val="00FB009E"/>
    <w:rsid w:val="00FB1166"/>
    <w:rsid w:val="00FB3A87"/>
    <w:rsid w:val="00FB40AD"/>
    <w:rsid w:val="00FB41B2"/>
    <w:rsid w:val="00FB42EF"/>
    <w:rsid w:val="00FB45DC"/>
    <w:rsid w:val="00FB4826"/>
    <w:rsid w:val="00FB4AF6"/>
    <w:rsid w:val="00FB6817"/>
    <w:rsid w:val="00FC02D1"/>
    <w:rsid w:val="00FC0702"/>
    <w:rsid w:val="00FC0CE8"/>
    <w:rsid w:val="00FC443F"/>
    <w:rsid w:val="00FC4EEC"/>
    <w:rsid w:val="00FC5730"/>
    <w:rsid w:val="00FC5A2B"/>
    <w:rsid w:val="00FC671D"/>
    <w:rsid w:val="00FD4788"/>
    <w:rsid w:val="00FD51F9"/>
    <w:rsid w:val="00FD5B93"/>
    <w:rsid w:val="00FE0752"/>
    <w:rsid w:val="00FE0C7B"/>
    <w:rsid w:val="00FE45CB"/>
    <w:rsid w:val="00FE528B"/>
    <w:rsid w:val="00FE5BE3"/>
    <w:rsid w:val="00FE66A1"/>
    <w:rsid w:val="00FE6DFD"/>
    <w:rsid w:val="00FE73A5"/>
    <w:rsid w:val="00FF0475"/>
    <w:rsid w:val="00FF0A88"/>
    <w:rsid w:val="00FF0F0F"/>
    <w:rsid w:val="00FF5372"/>
    <w:rsid w:val="00FF7093"/>
    <w:rsid w:val="010E897C"/>
    <w:rsid w:val="01184F85"/>
    <w:rsid w:val="01B6063B"/>
    <w:rsid w:val="01C008F8"/>
    <w:rsid w:val="01C62A02"/>
    <w:rsid w:val="01E555BD"/>
    <w:rsid w:val="01E6B16E"/>
    <w:rsid w:val="0242F5BE"/>
    <w:rsid w:val="0246D8A5"/>
    <w:rsid w:val="026393F1"/>
    <w:rsid w:val="026575F9"/>
    <w:rsid w:val="026CA042"/>
    <w:rsid w:val="02843867"/>
    <w:rsid w:val="029D6B94"/>
    <w:rsid w:val="02CC3A16"/>
    <w:rsid w:val="02FA8A2F"/>
    <w:rsid w:val="03EA10E3"/>
    <w:rsid w:val="0476782F"/>
    <w:rsid w:val="04A93828"/>
    <w:rsid w:val="04C6C4B9"/>
    <w:rsid w:val="04D0D443"/>
    <w:rsid w:val="04D8FBAF"/>
    <w:rsid w:val="04E40449"/>
    <w:rsid w:val="04E47699"/>
    <w:rsid w:val="051C82C7"/>
    <w:rsid w:val="051D0414"/>
    <w:rsid w:val="051EF815"/>
    <w:rsid w:val="0538BAEE"/>
    <w:rsid w:val="054643BB"/>
    <w:rsid w:val="05477522"/>
    <w:rsid w:val="0570FD36"/>
    <w:rsid w:val="058DC995"/>
    <w:rsid w:val="05A4502E"/>
    <w:rsid w:val="05D185AB"/>
    <w:rsid w:val="06029418"/>
    <w:rsid w:val="06110953"/>
    <w:rsid w:val="063D1B03"/>
    <w:rsid w:val="066A2A93"/>
    <w:rsid w:val="068E0AC2"/>
    <w:rsid w:val="069F6D36"/>
    <w:rsid w:val="06CD2FFF"/>
    <w:rsid w:val="06E4B59B"/>
    <w:rsid w:val="06F04144"/>
    <w:rsid w:val="0709A669"/>
    <w:rsid w:val="07103D95"/>
    <w:rsid w:val="071D4F9E"/>
    <w:rsid w:val="0739F971"/>
    <w:rsid w:val="0762E767"/>
    <w:rsid w:val="07A5C6C4"/>
    <w:rsid w:val="07E69A66"/>
    <w:rsid w:val="08038D7C"/>
    <w:rsid w:val="08118B21"/>
    <w:rsid w:val="0872BF32"/>
    <w:rsid w:val="08A2B0C5"/>
    <w:rsid w:val="09050F09"/>
    <w:rsid w:val="09198739"/>
    <w:rsid w:val="0942D4EC"/>
    <w:rsid w:val="095898EC"/>
    <w:rsid w:val="09919671"/>
    <w:rsid w:val="09BE0123"/>
    <w:rsid w:val="0A358CE9"/>
    <w:rsid w:val="0A44DA1A"/>
    <w:rsid w:val="0A64CD64"/>
    <w:rsid w:val="0A7E7EEC"/>
    <w:rsid w:val="0A8136DB"/>
    <w:rsid w:val="0AAA33FE"/>
    <w:rsid w:val="0ABA1271"/>
    <w:rsid w:val="0AC33872"/>
    <w:rsid w:val="0AF851B9"/>
    <w:rsid w:val="0B0B9F8B"/>
    <w:rsid w:val="0B485CA6"/>
    <w:rsid w:val="0B4F11FC"/>
    <w:rsid w:val="0B8962D4"/>
    <w:rsid w:val="0B98BF52"/>
    <w:rsid w:val="0BA4700C"/>
    <w:rsid w:val="0BD6995C"/>
    <w:rsid w:val="0C43E933"/>
    <w:rsid w:val="0C5DF689"/>
    <w:rsid w:val="0C659B42"/>
    <w:rsid w:val="0C6ED1B7"/>
    <w:rsid w:val="0CCD4A31"/>
    <w:rsid w:val="0CD19CEC"/>
    <w:rsid w:val="0CE6953A"/>
    <w:rsid w:val="0D0416C2"/>
    <w:rsid w:val="0D2E2B09"/>
    <w:rsid w:val="0D55EEE6"/>
    <w:rsid w:val="0D69721D"/>
    <w:rsid w:val="0DB89A34"/>
    <w:rsid w:val="0DCB8DDE"/>
    <w:rsid w:val="0DEC5EFC"/>
    <w:rsid w:val="0E6E4496"/>
    <w:rsid w:val="0E7FD5E5"/>
    <w:rsid w:val="0EAC4DB4"/>
    <w:rsid w:val="0EFF9995"/>
    <w:rsid w:val="0F1C3BB9"/>
    <w:rsid w:val="0F23A2DA"/>
    <w:rsid w:val="0F2EFBF8"/>
    <w:rsid w:val="0F3050AA"/>
    <w:rsid w:val="0F7BBBCB"/>
    <w:rsid w:val="0FB94A82"/>
    <w:rsid w:val="1008DB6F"/>
    <w:rsid w:val="1028EFC7"/>
    <w:rsid w:val="10A39F7D"/>
    <w:rsid w:val="10B10D7F"/>
    <w:rsid w:val="1128909B"/>
    <w:rsid w:val="118D40AD"/>
    <w:rsid w:val="1228C207"/>
    <w:rsid w:val="12636106"/>
    <w:rsid w:val="127B7D28"/>
    <w:rsid w:val="12C2EFE7"/>
    <w:rsid w:val="12DE9820"/>
    <w:rsid w:val="12E85E2D"/>
    <w:rsid w:val="13121DE9"/>
    <w:rsid w:val="13B9C3A2"/>
    <w:rsid w:val="13D3F5C4"/>
    <w:rsid w:val="1406B0E7"/>
    <w:rsid w:val="142DF737"/>
    <w:rsid w:val="14490FEB"/>
    <w:rsid w:val="144A9967"/>
    <w:rsid w:val="14C08E60"/>
    <w:rsid w:val="14CC25D7"/>
    <w:rsid w:val="14E3C9DE"/>
    <w:rsid w:val="151A12EB"/>
    <w:rsid w:val="155220BD"/>
    <w:rsid w:val="15B86C90"/>
    <w:rsid w:val="15D14D27"/>
    <w:rsid w:val="15F54EBB"/>
    <w:rsid w:val="15F74F09"/>
    <w:rsid w:val="161CA066"/>
    <w:rsid w:val="1620D17F"/>
    <w:rsid w:val="1648D341"/>
    <w:rsid w:val="16499053"/>
    <w:rsid w:val="1665E2C2"/>
    <w:rsid w:val="169992EB"/>
    <w:rsid w:val="16B65AD6"/>
    <w:rsid w:val="16BFB2B0"/>
    <w:rsid w:val="16EC5EF3"/>
    <w:rsid w:val="173041DB"/>
    <w:rsid w:val="1736C781"/>
    <w:rsid w:val="17440D63"/>
    <w:rsid w:val="17680FE9"/>
    <w:rsid w:val="178C9027"/>
    <w:rsid w:val="17E01C0C"/>
    <w:rsid w:val="1817E963"/>
    <w:rsid w:val="183834FD"/>
    <w:rsid w:val="183CC468"/>
    <w:rsid w:val="18A825E0"/>
    <w:rsid w:val="18DEFF8B"/>
    <w:rsid w:val="18E3AAE8"/>
    <w:rsid w:val="18E79BF7"/>
    <w:rsid w:val="19929EBD"/>
    <w:rsid w:val="1A0C67D1"/>
    <w:rsid w:val="1A0EBD5F"/>
    <w:rsid w:val="1A392ABE"/>
    <w:rsid w:val="1A3FC74A"/>
    <w:rsid w:val="1A77EF7F"/>
    <w:rsid w:val="1AA10205"/>
    <w:rsid w:val="1AB3F09A"/>
    <w:rsid w:val="1AB4737E"/>
    <w:rsid w:val="1AB7889E"/>
    <w:rsid w:val="1ACFE2E9"/>
    <w:rsid w:val="1ADA4E9C"/>
    <w:rsid w:val="1B1FCD8B"/>
    <w:rsid w:val="1B302EA1"/>
    <w:rsid w:val="1B556942"/>
    <w:rsid w:val="1B68EFEB"/>
    <w:rsid w:val="1B6D3A76"/>
    <w:rsid w:val="1B9027E5"/>
    <w:rsid w:val="1BAC49B5"/>
    <w:rsid w:val="1BB5C8CD"/>
    <w:rsid w:val="1BE7D2F3"/>
    <w:rsid w:val="1BF4A336"/>
    <w:rsid w:val="1C0B996A"/>
    <w:rsid w:val="1C40D41B"/>
    <w:rsid w:val="1C5A2D4D"/>
    <w:rsid w:val="1C836A46"/>
    <w:rsid w:val="1CEB6D2B"/>
    <w:rsid w:val="1CFEDD12"/>
    <w:rsid w:val="1D8593AA"/>
    <w:rsid w:val="1DF37F7E"/>
    <w:rsid w:val="1E7FF2FA"/>
    <w:rsid w:val="1E85CA21"/>
    <w:rsid w:val="1EC280F1"/>
    <w:rsid w:val="1EE48B49"/>
    <w:rsid w:val="1F0260DB"/>
    <w:rsid w:val="1F201D66"/>
    <w:rsid w:val="1F336735"/>
    <w:rsid w:val="2034034D"/>
    <w:rsid w:val="2036F8A6"/>
    <w:rsid w:val="20A17491"/>
    <w:rsid w:val="20B47583"/>
    <w:rsid w:val="20E537CA"/>
    <w:rsid w:val="20FF8F17"/>
    <w:rsid w:val="210C73D0"/>
    <w:rsid w:val="21336DF4"/>
    <w:rsid w:val="2136B7A0"/>
    <w:rsid w:val="21372BA9"/>
    <w:rsid w:val="214B55AF"/>
    <w:rsid w:val="2155B1B3"/>
    <w:rsid w:val="2158D46A"/>
    <w:rsid w:val="215C4CA2"/>
    <w:rsid w:val="216860F3"/>
    <w:rsid w:val="21AFFFF0"/>
    <w:rsid w:val="21BD9221"/>
    <w:rsid w:val="21D087CD"/>
    <w:rsid w:val="221498C8"/>
    <w:rsid w:val="221B5ADC"/>
    <w:rsid w:val="227D95F1"/>
    <w:rsid w:val="228B68F9"/>
    <w:rsid w:val="2373D24B"/>
    <w:rsid w:val="23A0EA9A"/>
    <w:rsid w:val="23A74036"/>
    <w:rsid w:val="23ABAE64"/>
    <w:rsid w:val="23BE7CD2"/>
    <w:rsid w:val="2420D55A"/>
    <w:rsid w:val="2428FA79"/>
    <w:rsid w:val="243590AF"/>
    <w:rsid w:val="2481F444"/>
    <w:rsid w:val="2522F813"/>
    <w:rsid w:val="255F0461"/>
    <w:rsid w:val="258A83F1"/>
    <w:rsid w:val="25938663"/>
    <w:rsid w:val="25AF4331"/>
    <w:rsid w:val="25DDB3C5"/>
    <w:rsid w:val="270592FE"/>
    <w:rsid w:val="272FD879"/>
    <w:rsid w:val="2769AA15"/>
    <w:rsid w:val="27A46301"/>
    <w:rsid w:val="27B125D3"/>
    <w:rsid w:val="280B4A75"/>
    <w:rsid w:val="282760A5"/>
    <w:rsid w:val="28338311"/>
    <w:rsid w:val="28389839"/>
    <w:rsid w:val="283EB114"/>
    <w:rsid w:val="2854A291"/>
    <w:rsid w:val="288CA806"/>
    <w:rsid w:val="28A132DA"/>
    <w:rsid w:val="28AB0946"/>
    <w:rsid w:val="28DC9889"/>
    <w:rsid w:val="28DFA031"/>
    <w:rsid w:val="28E25E3F"/>
    <w:rsid w:val="28EA89F2"/>
    <w:rsid w:val="292121DC"/>
    <w:rsid w:val="293664F6"/>
    <w:rsid w:val="29536129"/>
    <w:rsid w:val="29D0DDFE"/>
    <w:rsid w:val="29D64E1E"/>
    <w:rsid w:val="29F4EB6A"/>
    <w:rsid w:val="2A195537"/>
    <w:rsid w:val="2A2A26EE"/>
    <w:rsid w:val="2A2D7918"/>
    <w:rsid w:val="2A9686EF"/>
    <w:rsid w:val="2A9FD8ED"/>
    <w:rsid w:val="2AAB6C74"/>
    <w:rsid w:val="2AC36ECC"/>
    <w:rsid w:val="2B7A3464"/>
    <w:rsid w:val="2B89E1CF"/>
    <w:rsid w:val="2B9742D9"/>
    <w:rsid w:val="2BBBFE1F"/>
    <w:rsid w:val="2BE69165"/>
    <w:rsid w:val="2C958FBA"/>
    <w:rsid w:val="2CA0A3F3"/>
    <w:rsid w:val="2CCB051E"/>
    <w:rsid w:val="2CE8F236"/>
    <w:rsid w:val="2D1BBBA0"/>
    <w:rsid w:val="2D1C9EEB"/>
    <w:rsid w:val="2D2A04F1"/>
    <w:rsid w:val="2D2F2B5A"/>
    <w:rsid w:val="2D3A59D4"/>
    <w:rsid w:val="2D4F5351"/>
    <w:rsid w:val="2D610D85"/>
    <w:rsid w:val="2D6B8636"/>
    <w:rsid w:val="2D8BE7A3"/>
    <w:rsid w:val="2DEA0F1B"/>
    <w:rsid w:val="2E1424A5"/>
    <w:rsid w:val="2E2F358C"/>
    <w:rsid w:val="2E404602"/>
    <w:rsid w:val="2E62612D"/>
    <w:rsid w:val="2E6AFEF2"/>
    <w:rsid w:val="2E7A20C8"/>
    <w:rsid w:val="2E7DE123"/>
    <w:rsid w:val="2EADBF79"/>
    <w:rsid w:val="2ED387B2"/>
    <w:rsid w:val="2ED3A893"/>
    <w:rsid w:val="2EE27600"/>
    <w:rsid w:val="2F07088F"/>
    <w:rsid w:val="2F40A8D0"/>
    <w:rsid w:val="2F600459"/>
    <w:rsid w:val="2F6376BE"/>
    <w:rsid w:val="2F8BB5D4"/>
    <w:rsid w:val="2FD8C012"/>
    <w:rsid w:val="2FDBF248"/>
    <w:rsid w:val="2FE67CBA"/>
    <w:rsid w:val="301E8FD0"/>
    <w:rsid w:val="305A8516"/>
    <w:rsid w:val="3061833F"/>
    <w:rsid w:val="308BAB77"/>
    <w:rsid w:val="30BF155A"/>
    <w:rsid w:val="30C302C6"/>
    <w:rsid w:val="30CBC83D"/>
    <w:rsid w:val="30FE52CF"/>
    <w:rsid w:val="3127D3AC"/>
    <w:rsid w:val="3133B2EA"/>
    <w:rsid w:val="31BB5DDB"/>
    <w:rsid w:val="31FC6C46"/>
    <w:rsid w:val="32845768"/>
    <w:rsid w:val="32C537A4"/>
    <w:rsid w:val="32DF593A"/>
    <w:rsid w:val="32E1AC6B"/>
    <w:rsid w:val="32E31F50"/>
    <w:rsid w:val="32F3159A"/>
    <w:rsid w:val="330C8791"/>
    <w:rsid w:val="3329777E"/>
    <w:rsid w:val="333B13B3"/>
    <w:rsid w:val="3392B3CD"/>
    <w:rsid w:val="33A10B36"/>
    <w:rsid w:val="33E24717"/>
    <w:rsid w:val="33E40CC9"/>
    <w:rsid w:val="3422933B"/>
    <w:rsid w:val="3439881B"/>
    <w:rsid w:val="346FE8CC"/>
    <w:rsid w:val="3476FC8F"/>
    <w:rsid w:val="34D7F009"/>
    <w:rsid w:val="353E91B0"/>
    <w:rsid w:val="35BD9B54"/>
    <w:rsid w:val="35C9485C"/>
    <w:rsid w:val="3637F524"/>
    <w:rsid w:val="3646AADD"/>
    <w:rsid w:val="365F6A01"/>
    <w:rsid w:val="3661CB32"/>
    <w:rsid w:val="366DA96A"/>
    <w:rsid w:val="3684FFDC"/>
    <w:rsid w:val="36A53523"/>
    <w:rsid w:val="36ABA46A"/>
    <w:rsid w:val="36AE957A"/>
    <w:rsid w:val="36CABC50"/>
    <w:rsid w:val="36D0890D"/>
    <w:rsid w:val="36D62861"/>
    <w:rsid w:val="36D7C071"/>
    <w:rsid w:val="36FDFAE4"/>
    <w:rsid w:val="372C2BCF"/>
    <w:rsid w:val="37430E79"/>
    <w:rsid w:val="3763DF7D"/>
    <w:rsid w:val="3766F2D1"/>
    <w:rsid w:val="378195C3"/>
    <w:rsid w:val="3795167C"/>
    <w:rsid w:val="3798DB98"/>
    <w:rsid w:val="37D72E95"/>
    <w:rsid w:val="37E4CC4E"/>
    <w:rsid w:val="37E5689C"/>
    <w:rsid w:val="37F06B1C"/>
    <w:rsid w:val="3886655F"/>
    <w:rsid w:val="38A3758E"/>
    <w:rsid w:val="38DDC27E"/>
    <w:rsid w:val="38E34691"/>
    <w:rsid w:val="38FD26A3"/>
    <w:rsid w:val="3912FEBA"/>
    <w:rsid w:val="3916DFC0"/>
    <w:rsid w:val="391778A5"/>
    <w:rsid w:val="391A08E0"/>
    <w:rsid w:val="39284F69"/>
    <w:rsid w:val="3958AEC3"/>
    <w:rsid w:val="3968189A"/>
    <w:rsid w:val="39861A9B"/>
    <w:rsid w:val="39BB3540"/>
    <w:rsid w:val="39BBC542"/>
    <w:rsid w:val="39D8D7F3"/>
    <w:rsid w:val="39EC7B4B"/>
    <w:rsid w:val="39EE9401"/>
    <w:rsid w:val="3A206129"/>
    <w:rsid w:val="3A3B8EC7"/>
    <w:rsid w:val="3A3D97B4"/>
    <w:rsid w:val="3A4EE7AA"/>
    <w:rsid w:val="3A853169"/>
    <w:rsid w:val="3A99CFB5"/>
    <w:rsid w:val="3AC1C1B7"/>
    <w:rsid w:val="3ACA9748"/>
    <w:rsid w:val="3B0F813C"/>
    <w:rsid w:val="3B4ED8B0"/>
    <w:rsid w:val="3B82904F"/>
    <w:rsid w:val="3BE246B0"/>
    <w:rsid w:val="3C3B12C4"/>
    <w:rsid w:val="3C8F3D3B"/>
    <w:rsid w:val="3CADBED6"/>
    <w:rsid w:val="3CB16E15"/>
    <w:rsid w:val="3CCFE99F"/>
    <w:rsid w:val="3D374AA9"/>
    <w:rsid w:val="3D37BAE3"/>
    <w:rsid w:val="3D66192B"/>
    <w:rsid w:val="3DA3BB07"/>
    <w:rsid w:val="3E22497E"/>
    <w:rsid w:val="3E5B3DDF"/>
    <w:rsid w:val="3E647A0F"/>
    <w:rsid w:val="3E875AED"/>
    <w:rsid w:val="3E8B2730"/>
    <w:rsid w:val="3EAEC9C4"/>
    <w:rsid w:val="3EBA239F"/>
    <w:rsid w:val="3EBD2028"/>
    <w:rsid w:val="3ED8C756"/>
    <w:rsid w:val="3F8A6079"/>
    <w:rsid w:val="401993D2"/>
    <w:rsid w:val="403E3E54"/>
    <w:rsid w:val="4095DF70"/>
    <w:rsid w:val="40B4D83D"/>
    <w:rsid w:val="40D48BB1"/>
    <w:rsid w:val="40E3167E"/>
    <w:rsid w:val="41169432"/>
    <w:rsid w:val="416855E6"/>
    <w:rsid w:val="41749850"/>
    <w:rsid w:val="41B33717"/>
    <w:rsid w:val="41FAAA6F"/>
    <w:rsid w:val="4209AB8A"/>
    <w:rsid w:val="4209BC16"/>
    <w:rsid w:val="4216C857"/>
    <w:rsid w:val="423CBD0F"/>
    <w:rsid w:val="427C6F80"/>
    <w:rsid w:val="428FABEC"/>
    <w:rsid w:val="42A40AFF"/>
    <w:rsid w:val="42CD14F4"/>
    <w:rsid w:val="42DBE1D3"/>
    <w:rsid w:val="4314AE2D"/>
    <w:rsid w:val="43194E39"/>
    <w:rsid w:val="437121B6"/>
    <w:rsid w:val="4381C432"/>
    <w:rsid w:val="43E82586"/>
    <w:rsid w:val="440E0EF5"/>
    <w:rsid w:val="442876FC"/>
    <w:rsid w:val="44334816"/>
    <w:rsid w:val="44383DBC"/>
    <w:rsid w:val="4467D9E2"/>
    <w:rsid w:val="446F4652"/>
    <w:rsid w:val="4487BE1B"/>
    <w:rsid w:val="44994F6A"/>
    <w:rsid w:val="44BED7B0"/>
    <w:rsid w:val="44FD2836"/>
    <w:rsid w:val="450C6118"/>
    <w:rsid w:val="451185D5"/>
    <w:rsid w:val="45340C04"/>
    <w:rsid w:val="45DDCE3F"/>
    <w:rsid w:val="460954D0"/>
    <w:rsid w:val="465288B5"/>
    <w:rsid w:val="466D249F"/>
    <w:rsid w:val="46EAA96A"/>
    <w:rsid w:val="47229948"/>
    <w:rsid w:val="47328DB5"/>
    <w:rsid w:val="478774E0"/>
    <w:rsid w:val="479D81B2"/>
    <w:rsid w:val="47C30758"/>
    <w:rsid w:val="47CF69DF"/>
    <w:rsid w:val="47EE876E"/>
    <w:rsid w:val="47F12932"/>
    <w:rsid w:val="47F6A6CA"/>
    <w:rsid w:val="483BF0DB"/>
    <w:rsid w:val="48646C5B"/>
    <w:rsid w:val="4869CA2B"/>
    <w:rsid w:val="488DAFB0"/>
    <w:rsid w:val="491F2572"/>
    <w:rsid w:val="4963FC83"/>
    <w:rsid w:val="497606DD"/>
    <w:rsid w:val="49BDA1AB"/>
    <w:rsid w:val="49C12F82"/>
    <w:rsid w:val="4A245194"/>
    <w:rsid w:val="4A330EC3"/>
    <w:rsid w:val="4AEC55ED"/>
    <w:rsid w:val="4B2108C4"/>
    <w:rsid w:val="4B2F19DD"/>
    <w:rsid w:val="4B5E45E6"/>
    <w:rsid w:val="4B78D81E"/>
    <w:rsid w:val="4B9149B8"/>
    <w:rsid w:val="4C0FA0B8"/>
    <w:rsid w:val="4C1EEF51"/>
    <w:rsid w:val="4C60425A"/>
    <w:rsid w:val="4C7E3C67"/>
    <w:rsid w:val="4C7F1E51"/>
    <w:rsid w:val="4C93584E"/>
    <w:rsid w:val="4CF97DE7"/>
    <w:rsid w:val="4D4CA367"/>
    <w:rsid w:val="4D715C0D"/>
    <w:rsid w:val="4DE7673F"/>
    <w:rsid w:val="4E14A41E"/>
    <w:rsid w:val="4E2352BD"/>
    <w:rsid w:val="4E5FFE66"/>
    <w:rsid w:val="4E9F3DD7"/>
    <w:rsid w:val="4EBB9934"/>
    <w:rsid w:val="4F0E6DB0"/>
    <w:rsid w:val="4F1683BC"/>
    <w:rsid w:val="4F3643B0"/>
    <w:rsid w:val="4F6C5271"/>
    <w:rsid w:val="4F9E6CA5"/>
    <w:rsid w:val="4FBA320A"/>
    <w:rsid w:val="5028EE71"/>
    <w:rsid w:val="50426046"/>
    <w:rsid w:val="505E6BA2"/>
    <w:rsid w:val="506630EF"/>
    <w:rsid w:val="50EB86B4"/>
    <w:rsid w:val="50FAA092"/>
    <w:rsid w:val="5148E3A9"/>
    <w:rsid w:val="51660939"/>
    <w:rsid w:val="516E9952"/>
    <w:rsid w:val="51A34F05"/>
    <w:rsid w:val="51C1D437"/>
    <w:rsid w:val="51DAAF1F"/>
    <w:rsid w:val="5225190E"/>
    <w:rsid w:val="522C0C4B"/>
    <w:rsid w:val="52347F4E"/>
    <w:rsid w:val="5256F98E"/>
    <w:rsid w:val="52C4248C"/>
    <w:rsid w:val="52D8191A"/>
    <w:rsid w:val="533B6F46"/>
    <w:rsid w:val="536689C4"/>
    <w:rsid w:val="538173F7"/>
    <w:rsid w:val="539A495A"/>
    <w:rsid w:val="539CFCD0"/>
    <w:rsid w:val="53A751D3"/>
    <w:rsid w:val="53BE1BC3"/>
    <w:rsid w:val="53C705F5"/>
    <w:rsid w:val="53E94016"/>
    <w:rsid w:val="544C657A"/>
    <w:rsid w:val="5488BA0E"/>
    <w:rsid w:val="54ACA8AC"/>
    <w:rsid w:val="54CF522B"/>
    <w:rsid w:val="54DCEAB2"/>
    <w:rsid w:val="5546B58E"/>
    <w:rsid w:val="5552D507"/>
    <w:rsid w:val="5589857C"/>
    <w:rsid w:val="558A8302"/>
    <w:rsid w:val="55AF7284"/>
    <w:rsid w:val="55BC787F"/>
    <w:rsid w:val="56114D13"/>
    <w:rsid w:val="5614808C"/>
    <w:rsid w:val="56186A8D"/>
    <w:rsid w:val="561FE7D9"/>
    <w:rsid w:val="56383565"/>
    <w:rsid w:val="566AEFBB"/>
    <w:rsid w:val="5674C371"/>
    <w:rsid w:val="56E7DC3A"/>
    <w:rsid w:val="56F3D26C"/>
    <w:rsid w:val="56FD88AE"/>
    <w:rsid w:val="5740E5B7"/>
    <w:rsid w:val="576CB449"/>
    <w:rsid w:val="577BAEE1"/>
    <w:rsid w:val="578E1B7C"/>
    <w:rsid w:val="57CE8311"/>
    <w:rsid w:val="58A28054"/>
    <w:rsid w:val="58D11921"/>
    <w:rsid w:val="58F049F5"/>
    <w:rsid w:val="5907A531"/>
    <w:rsid w:val="592EFDDD"/>
    <w:rsid w:val="5949E8AA"/>
    <w:rsid w:val="59690C38"/>
    <w:rsid w:val="5970B7FA"/>
    <w:rsid w:val="597F020A"/>
    <w:rsid w:val="59A9F6B9"/>
    <w:rsid w:val="59B18008"/>
    <w:rsid w:val="59E541FE"/>
    <w:rsid w:val="5A05F2A8"/>
    <w:rsid w:val="5A212FB4"/>
    <w:rsid w:val="5A366418"/>
    <w:rsid w:val="5A3BE1B7"/>
    <w:rsid w:val="5A3FC0A0"/>
    <w:rsid w:val="5A46E1B1"/>
    <w:rsid w:val="5A8D93FE"/>
    <w:rsid w:val="5AB495F7"/>
    <w:rsid w:val="5ADC9A12"/>
    <w:rsid w:val="5AEC03E9"/>
    <w:rsid w:val="5B0F64F1"/>
    <w:rsid w:val="5B1629CA"/>
    <w:rsid w:val="5B2AA23C"/>
    <w:rsid w:val="5B2BA89B"/>
    <w:rsid w:val="5B2F62AF"/>
    <w:rsid w:val="5B45391D"/>
    <w:rsid w:val="5B4E1A1D"/>
    <w:rsid w:val="5B5033D4"/>
    <w:rsid w:val="5B581FB8"/>
    <w:rsid w:val="5B6EDF1E"/>
    <w:rsid w:val="5B73B345"/>
    <w:rsid w:val="5B778FF6"/>
    <w:rsid w:val="5B82D680"/>
    <w:rsid w:val="5C018CE5"/>
    <w:rsid w:val="5C40103C"/>
    <w:rsid w:val="5C65CE0E"/>
    <w:rsid w:val="5C6920E9"/>
    <w:rsid w:val="5C6CF793"/>
    <w:rsid w:val="5CF4DB25"/>
    <w:rsid w:val="5D4F25A0"/>
    <w:rsid w:val="5D60484A"/>
    <w:rsid w:val="5D85DD16"/>
    <w:rsid w:val="5D98B579"/>
    <w:rsid w:val="5D991F55"/>
    <w:rsid w:val="5DFF7718"/>
    <w:rsid w:val="5E443EC1"/>
    <w:rsid w:val="5F133527"/>
    <w:rsid w:val="5F2580D8"/>
    <w:rsid w:val="5F3DF596"/>
    <w:rsid w:val="5F3E7C61"/>
    <w:rsid w:val="5FB3C8E0"/>
    <w:rsid w:val="5FD98C35"/>
    <w:rsid w:val="5FDE697D"/>
    <w:rsid w:val="5FFA8AE9"/>
    <w:rsid w:val="6025189F"/>
    <w:rsid w:val="607901D3"/>
    <w:rsid w:val="60B981C9"/>
    <w:rsid w:val="614F13D7"/>
    <w:rsid w:val="61B18644"/>
    <w:rsid w:val="623A5508"/>
    <w:rsid w:val="62650894"/>
    <w:rsid w:val="62BA0D1F"/>
    <w:rsid w:val="62BCA6B3"/>
    <w:rsid w:val="62F8A4D3"/>
    <w:rsid w:val="62FC800E"/>
    <w:rsid w:val="63010BD3"/>
    <w:rsid w:val="630F67B9"/>
    <w:rsid w:val="63114245"/>
    <w:rsid w:val="6425808F"/>
    <w:rsid w:val="6427654B"/>
    <w:rsid w:val="6428E2D0"/>
    <w:rsid w:val="642B7D10"/>
    <w:rsid w:val="64595B6D"/>
    <w:rsid w:val="64614735"/>
    <w:rsid w:val="646342CC"/>
    <w:rsid w:val="6474C1AD"/>
    <w:rsid w:val="6487CBF6"/>
    <w:rsid w:val="64916177"/>
    <w:rsid w:val="64F2A2AF"/>
    <w:rsid w:val="64FE4A49"/>
    <w:rsid w:val="65A7BD0F"/>
    <w:rsid w:val="6646F0E4"/>
    <w:rsid w:val="665E2E17"/>
    <w:rsid w:val="6660F4F7"/>
    <w:rsid w:val="67207CB3"/>
    <w:rsid w:val="67283067"/>
    <w:rsid w:val="67298873"/>
    <w:rsid w:val="676F586B"/>
    <w:rsid w:val="677A0C0F"/>
    <w:rsid w:val="677B2F6C"/>
    <w:rsid w:val="67A16F53"/>
    <w:rsid w:val="67C3958A"/>
    <w:rsid w:val="67F0D4E2"/>
    <w:rsid w:val="680BF7A0"/>
    <w:rsid w:val="683DC17D"/>
    <w:rsid w:val="68577826"/>
    <w:rsid w:val="68DB89FB"/>
    <w:rsid w:val="68F70054"/>
    <w:rsid w:val="6904F015"/>
    <w:rsid w:val="69169B26"/>
    <w:rsid w:val="693D099A"/>
    <w:rsid w:val="69531513"/>
    <w:rsid w:val="69590960"/>
    <w:rsid w:val="699D58EA"/>
    <w:rsid w:val="6A20DEDC"/>
    <w:rsid w:val="6A379E2C"/>
    <w:rsid w:val="6A56CADE"/>
    <w:rsid w:val="6A6A991D"/>
    <w:rsid w:val="6A7673B8"/>
    <w:rsid w:val="6AA74C3B"/>
    <w:rsid w:val="6AD95C8F"/>
    <w:rsid w:val="6AEAEB87"/>
    <w:rsid w:val="6B42BD81"/>
    <w:rsid w:val="6C18A855"/>
    <w:rsid w:val="6C456980"/>
    <w:rsid w:val="6C557550"/>
    <w:rsid w:val="6C866EE1"/>
    <w:rsid w:val="6C9F7580"/>
    <w:rsid w:val="6CAC1F96"/>
    <w:rsid w:val="6CB964C0"/>
    <w:rsid w:val="6CE32FEA"/>
    <w:rsid w:val="6D12DD4B"/>
    <w:rsid w:val="6D285531"/>
    <w:rsid w:val="6D2B7C5F"/>
    <w:rsid w:val="6D703099"/>
    <w:rsid w:val="6D862911"/>
    <w:rsid w:val="6D87DFDB"/>
    <w:rsid w:val="6D908C17"/>
    <w:rsid w:val="6DBDF8D8"/>
    <w:rsid w:val="6DCA6E52"/>
    <w:rsid w:val="6E1CC0AF"/>
    <w:rsid w:val="6E23982E"/>
    <w:rsid w:val="6E27EB14"/>
    <w:rsid w:val="6EA97A8E"/>
    <w:rsid w:val="6F6F5697"/>
    <w:rsid w:val="6F8E4F9A"/>
    <w:rsid w:val="6F91DFE8"/>
    <w:rsid w:val="6FB4F32D"/>
    <w:rsid w:val="7041B472"/>
    <w:rsid w:val="707730E1"/>
    <w:rsid w:val="70A1C39A"/>
    <w:rsid w:val="70B3B0D0"/>
    <w:rsid w:val="70CC288C"/>
    <w:rsid w:val="70EC902D"/>
    <w:rsid w:val="71D7F65B"/>
    <w:rsid w:val="71E5A964"/>
    <w:rsid w:val="71F028D8"/>
    <w:rsid w:val="71F47141"/>
    <w:rsid w:val="720F6647"/>
    <w:rsid w:val="7287799F"/>
    <w:rsid w:val="728AE77E"/>
    <w:rsid w:val="72951A72"/>
    <w:rsid w:val="72A20E55"/>
    <w:rsid w:val="72B68D30"/>
    <w:rsid w:val="730A9409"/>
    <w:rsid w:val="73486FFF"/>
    <w:rsid w:val="734D3859"/>
    <w:rsid w:val="7372A264"/>
    <w:rsid w:val="73732F44"/>
    <w:rsid w:val="7394B236"/>
    <w:rsid w:val="73A1A942"/>
    <w:rsid w:val="73B2C760"/>
    <w:rsid w:val="73FCE3D6"/>
    <w:rsid w:val="741D875F"/>
    <w:rsid w:val="7429FF58"/>
    <w:rsid w:val="748AC230"/>
    <w:rsid w:val="74A90629"/>
    <w:rsid w:val="74C1771E"/>
    <w:rsid w:val="74C8ECD9"/>
    <w:rsid w:val="74E80507"/>
    <w:rsid w:val="750B6A0F"/>
    <w:rsid w:val="752AEE21"/>
    <w:rsid w:val="756142A2"/>
    <w:rsid w:val="7569B2E4"/>
    <w:rsid w:val="757D2B8F"/>
    <w:rsid w:val="75893435"/>
    <w:rsid w:val="75C3ADE8"/>
    <w:rsid w:val="75D3FEAE"/>
    <w:rsid w:val="760ADE02"/>
    <w:rsid w:val="76232042"/>
    <w:rsid w:val="76246AEC"/>
    <w:rsid w:val="76285C77"/>
    <w:rsid w:val="762990C8"/>
    <w:rsid w:val="7688ACF1"/>
    <w:rsid w:val="76CA4FFF"/>
    <w:rsid w:val="76F7F0E9"/>
    <w:rsid w:val="770ED63E"/>
    <w:rsid w:val="77178865"/>
    <w:rsid w:val="7717E5E3"/>
    <w:rsid w:val="77348498"/>
    <w:rsid w:val="7739A004"/>
    <w:rsid w:val="7777A9CC"/>
    <w:rsid w:val="7782A52F"/>
    <w:rsid w:val="77E4A6CA"/>
    <w:rsid w:val="77F04C2D"/>
    <w:rsid w:val="782824A7"/>
    <w:rsid w:val="78633711"/>
    <w:rsid w:val="789D9500"/>
    <w:rsid w:val="78D34956"/>
    <w:rsid w:val="78D50094"/>
    <w:rsid w:val="78D8A62B"/>
    <w:rsid w:val="7936F74D"/>
    <w:rsid w:val="794D76DE"/>
    <w:rsid w:val="7978252A"/>
    <w:rsid w:val="79E69325"/>
    <w:rsid w:val="7A26D03F"/>
    <w:rsid w:val="7A567E3A"/>
    <w:rsid w:val="7A87BBAF"/>
    <w:rsid w:val="7A9CB9B7"/>
    <w:rsid w:val="7AD4246C"/>
    <w:rsid w:val="7ADAEB83"/>
    <w:rsid w:val="7B1A10EA"/>
    <w:rsid w:val="7B1ACFA0"/>
    <w:rsid w:val="7B3F63C3"/>
    <w:rsid w:val="7B633883"/>
    <w:rsid w:val="7BDA0720"/>
    <w:rsid w:val="7C7A4ED3"/>
    <w:rsid w:val="7C880EE8"/>
    <w:rsid w:val="7CAB6FA2"/>
    <w:rsid w:val="7CC5C4C5"/>
    <w:rsid w:val="7CE7F8B1"/>
    <w:rsid w:val="7CE8DE53"/>
    <w:rsid w:val="7D137020"/>
    <w:rsid w:val="7D1F4432"/>
    <w:rsid w:val="7D2D7473"/>
    <w:rsid w:val="7D32B31F"/>
    <w:rsid w:val="7D57D32E"/>
    <w:rsid w:val="7DB137B5"/>
    <w:rsid w:val="7DD485C2"/>
    <w:rsid w:val="7DE8FAE1"/>
    <w:rsid w:val="7E06BBD8"/>
    <w:rsid w:val="7E22D87E"/>
    <w:rsid w:val="7E4A5106"/>
    <w:rsid w:val="7E623EA2"/>
    <w:rsid w:val="7E633D96"/>
    <w:rsid w:val="7EA46235"/>
    <w:rsid w:val="7ED73CAD"/>
    <w:rsid w:val="7F1E442C"/>
    <w:rsid w:val="7F33B161"/>
    <w:rsid w:val="7F3EE4DA"/>
    <w:rsid w:val="7F78A850"/>
    <w:rsid w:val="7F9BE037"/>
    <w:rsid w:val="7FED27FE"/>
    <w:rsid w:val="7FEE497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8622D6"/>
  <w15:chartTrackingRefBased/>
  <w15:docId w15:val="{BE295A54-7141-4120-B9B1-D17443CF5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705"/>
  </w:style>
  <w:style w:type="paragraph" w:styleId="Heading1">
    <w:name w:val="heading 1"/>
    <w:basedOn w:val="Normal"/>
    <w:next w:val="Normal"/>
    <w:link w:val="Heading1Char"/>
    <w:uiPriority w:val="9"/>
    <w:qFormat/>
    <w:rsid w:val="002F13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6E7B"/>
    <w:pPr>
      <w:ind w:left="720"/>
      <w:contextualSpacing/>
    </w:pPr>
  </w:style>
  <w:style w:type="paragraph" w:styleId="Date">
    <w:name w:val="Date"/>
    <w:basedOn w:val="Normal"/>
    <w:next w:val="Normal"/>
    <w:link w:val="DateChar"/>
    <w:uiPriority w:val="99"/>
    <w:semiHidden/>
    <w:unhideWhenUsed/>
    <w:rsid w:val="00EF103C"/>
  </w:style>
  <w:style w:type="character" w:customStyle="1" w:styleId="DateChar">
    <w:name w:val="Date Char"/>
    <w:basedOn w:val="DefaultParagraphFont"/>
    <w:link w:val="Date"/>
    <w:uiPriority w:val="99"/>
    <w:semiHidden/>
    <w:rsid w:val="00EF103C"/>
  </w:style>
  <w:style w:type="paragraph" w:styleId="Header">
    <w:name w:val="header"/>
    <w:basedOn w:val="Normal"/>
    <w:link w:val="HeaderChar"/>
    <w:uiPriority w:val="99"/>
    <w:unhideWhenUsed/>
    <w:rsid w:val="002F13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2F137B"/>
  </w:style>
  <w:style w:type="paragraph" w:styleId="Footer">
    <w:name w:val="footer"/>
    <w:basedOn w:val="Normal"/>
    <w:link w:val="FooterChar"/>
    <w:uiPriority w:val="99"/>
    <w:unhideWhenUsed/>
    <w:rsid w:val="002F13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2F137B"/>
  </w:style>
  <w:style w:type="character" w:customStyle="1" w:styleId="Heading1Char">
    <w:name w:val="Heading 1 Char"/>
    <w:basedOn w:val="DefaultParagraphFont"/>
    <w:link w:val="Heading1"/>
    <w:uiPriority w:val="9"/>
    <w:rsid w:val="002F137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F137B"/>
    <w:pPr>
      <w:outlineLvl w:val="9"/>
    </w:pPr>
    <w:rPr>
      <w:lang w:val="en-US" w:eastAsia="en-US"/>
    </w:rPr>
  </w:style>
  <w:style w:type="paragraph" w:styleId="TOC1">
    <w:name w:val="toc 1"/>
    <w:basedOn w:val="Normal"/>
    <w:next w:val="Normal"/>
    <w:autoRedefine/>
    <w:uiPriority w:val="39"/>
    <w:unhideWhenUsed/>
    <w:rsid w:val="002F137B"/>
    <w:pPr>
      <w:spacing w:after="100"/>
    </w:pPr>
  </w:style>
  <w:style w:type="paragraph" w:styleId="TOC2">
    <w:name w:val="toc 2"/>
    <w:basedOn w:val="Normal"/>
    <w:next w:val="Normal"/>
    <w:autoRedefine/>
    <w:uiPriority w:val="39"/>
    <w:unhideWhenUsed/>
    <w:rsid w:val="00FA3129"/>
    <w:pPr>
      <w:tabs>
        <w:tab w:val="right" w:leader="dot" w:pos="9060"/>
      </w:tabs>
      <w:spacing w:after="100"/>
      <w:ind w:left="220"/>
      <w:pPrChange w:id="0" w:author="Hanyu Liu" w:date="2022-12-22T14:10:00Z">
        <w:pPr>
          <w:spacing w:after="100" w:line="259" w:lineRule="auto"/>
          <w:ind w:left="220"/>
        </w:pPr>
      </w:pPrChange>
    </w:pPr>
    <w:rPr>
      <w:rPrChange w:id="0" w:author="Hanyu Liu" w:date="2022-12-22T14:10:00Z">
        <w:rPr>
          <w:rFonts w:asciiTheme="minorHAnsi" w:eastAsiaTheme="minorEastAsia" w:hAnsiTheme="minorHAnsi" w:cstheme="minorBidi"/>
          <w:sz w:val="22"/>
          <w:szCs w:val="22"/>
          <w:lang w:val="en-GB" w:eastAsia="zh-CN" w:bidi="ar-SA"/>
        </w:rPr>
      </w:rPrChange>
    </w:rPr>
  </w:style>
  <w:style w:type="paragraph" w:styleId="TOC3">
    <w:name w:val="toc 3"/>
    <w:basedOn w:val="Normal"/>
    <w:next w:val="Normal"/>
    <w:autoRedefine/>
    <w:uiPriority w:val="39"/>
    <w:unhideWhenUsed/>
    <w:rsid w:val="002F137B"/>
    <w:pPr>
      <w:spacing w:after="100"/>
      <w:ind w:left="440"/>
    </w:pPr>
  </w:style>
  <w:style w:type="character" w:styleId="Hyperlink">
    <w:name w:val="Hyperlink"/>
    <w:basedOn w:val="DefaultParagraphFont"/>
    <w:uiPriority w:val="99"/>
    <w:unhideWhenUsed/>
    <w:rsid w:val="002F137B"/>
    <w:rPr>
      <w:color w:val="0563C1" w:themeColor="hyperlink"/>
      <w:u w:val="single"/>
    </w:rPr>
  </w:style>
  <w:style w:type="table" w:styleId="TableGrid">
    <w:name w:val="Table Grid"/>
    <w:basedOn w:val="TableNormal"/>
    <w:uiPriority w:val="59"/>
    <w:rsid w:val="005172B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5172B2"/>
    <w:pPr>
      <w:spacing w:after="0" w:line="240" w:lineRule="auto"/>
    </w:pPr>
  </w:style>
  <w:style w:type="character" w:styleId="CommentReference">
    <w:name w:val="annotation reference"/>
    <w:basedOn w:val="DefaultParagraphFont"/>
    <w:uiPriority w:val="99"/>
    <w:semiHidden/>
    <w:unhideWhenUsed/>
    <w:rsid w:val="008478A9"/>
    <w:rPr>
      <w:sz w:val="21"/>
      <w:szCs w:val="21"/>
    </w:rPr>
  </w:style>
  <w:style w:type="paragraph" w:styleId="CommentText">
    <w:name w:val="annotation text"/>
    <w:basedOn w:val="Normal"/>
    <w:link w:val="CommentTextChar"/>
    <w:uiPriority w:val="99"/>
    <w:semiHidden/>
    <w:unhideWhenUsed/>
    <w:rsid w:val="008478A9"/>
  </w:style>
  <w:style w:type="character" w:customStyle="1" w:styleId="CommentTextChar">
    <w:name w:val="Comment Text Char"/>
    <w:basedOn w:val="DefaultParagraphFont"/>
    <w:link w:val="CommentText"/>
    <w:uiPriority w:val="99"/>
    <w:semiHidden/>
    <w:rsid w:val="008478A9"/>
  </w:style>
  <w:style w:type="paragraph" w:styleId="CommentSubject">
    <w:name w:val="annotation subject"/>
    <w:basedOn w:val="CommentText"/>
    <w:next w:val="CommentText"/>
    <w:link w:val="CommentSubjectChar"/>
    <w:uiPriority w:val="99"/>
    <w:semiHidden/>
    <w:unhideWhenUsed/>
    <w:rsid w:val="008478A9"/>
    <w:rPr>
      <w:b/>
      <w:bCs/>
    </w:rPr>
  </w:style>
  <w:style w:type="character" w:customStyle="1" w:styleId="CommentSubjectChar">
    <w:name w:val="Comment Subject Char"/>
    <w:basedOn w:val="CommentTextChar"/>
    <w:link w:val="CommentSubject"/>
    <w:uiPriority w:val="99"/>
    <w:semiHidden/>
    <w:rsid w:val="008478A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3953">
      <w:bodyDiv w:val="1"/>
      <w:marLeft w:val="0"/>
      <w:marRight w:val="0"/>
      <w:marTop w:val="0"/>
      <w:marBottom w:val="0"/>
      <w:divBdr>
        <w:top w:val="none" w:sz="0" w:space="0" w:color="auto"/>
        <w:left w:val="none" w:sz="0" w:space="0" w:color="auto"/>
        <w:bottom w:val="none" w:sz="0" w:space="0" w:color="auto"/>
        <w:right w:val="none" w:sz="0" w:space="0" w:color="auto"/>
      </w:divBdr>
    </w:div>
    <w:div w:id="76824776">
      <w:bodyDiv w:val="1"/>
      <w:marLeft w:val="0"/>
      <w:marRight w:val="0"/>
      <w:marTop w:val="0"/>
      <w:marBottom w:val="0"/>
      <w:divBdr>
        <w:top w:val="none" w:sz="0" w:space="0" w:color="auto"/>
        <w:left w:val="none" w:sz="0" w:space="0" w:color="auto"/>
        <w:bottom w:val="none" w:sz="0" w:space="0" w:color="auto"/>
        <w:right w:val="none" w:sz="0" w:space="0" w:color="auto"/>
      </w:divBdr>
    </w:div>
    <w:div w:id="114760006">
      <w:bodyDiv w:val="1"/>
      <w:marLeft w:val="0"/>
      <w:marRight w:val="0"/>
      <w:marTop w:val="0"/>
      <w:marBottom w:val="0"/>
      <w:divBdr>
        <w:top w:val="none" w:sz="0" w:space="0" w:color="auto"/>
        <w:left w:val="none" w:sz="0" w:space="0" w:color="auto"/>
        <w:bottom w:val="none" w:sz="0" w:space="0" w:color="auto"/>
        <w:right w:val="none" w:sz="0" w:space="0" w:color="auto"/>
      </w:divBdr>
    </w:div>
    <w:div w:id="133910400">
      <w:bodyDiv w:val="1"/>
      <w:marLeft w:val="0"/>
      <w:marRight w:val="0"/>
      <w:marTop w:val="0"/>
      <w:marBottom w:val="0"/>
      <w:divBdr>
        <w:top w:val="none" w:sz="0" w:space="0" w:color="auto"/>
        <w:left w:val="none" w:sz="0" w:space="0" w:color="auto"/>
        <w:bottom w:val="none" w:sz="0" w:space="0" w:color="auto"/>
        <w:right w:val="none" w:sz="0" w:space="0" w:color="auto"/>
      </w:divBdr>
    </w:div>
    <w:div w:id="156656977">
      <w:bodyDiv w:val="1"/>
      <w:marLeft w:val="0"/>
      <w:marRight w:val="0"/>
      <w:marTop w:val="0"/>
      <w:marBottom w:val="0"/>
      <w:divBdr>
        <w:top w:val="none" w:sz="0" w:space="0" w:color="auto"/>
        <w:left w:val="none" w:sz="0" w:space="0" w:color="auto"/>
        <w:bottom w:val="none" w:sz="0" w:space="0" w:color="auto"/>
        <w:right w:val="none" w:sz="0" w:space="0" w:color="auto"/>
      </w:divBdr>
    </w:div>
    <w:div w:id="317029734">
      <w:bodyDiv w:val="1"/>
      <w:marLeft w:val="0"/>
      <w:marRight w:val="0"/>
      <w:marTop w:val="0"/>
      <w:marBottom w:val="0"/>
      <w:divBdr>
        <w:top w:val="none" w:sz="0" w:space="0" w:color="auto"/>
        <w:left w:val="none" w:sz="0" w:space="0" w:color="auto"/>
        <w:bottom w:val="none" w:sz="0" w:space="0" w:color="auto"/>
        <w:right w:val="none" w:sz="0" w:space="0" w:color="auto"/>
      </w:divBdr>
    </w:div>
    <w:div w:id="1364283194">
      <w:bodyDiv w:val="1"/>
      <w:marLeft w:val="0"/>
      <w:marRight w:val="0"/>
      <w:marTop w:val="0"/>
      <w:marBottom w:val="0"/>
      <w:divBdr>
        <w:top w:val="none" w:sz="0" w:space="0" w:color="auto"/>
        <w:left w:val="none" w:sz="0" w:space="0" w:color="auto"/>
        <w:bottom w:val="none" w:sz="0" w:space="0" w:color="auto"/>
        <w:right w:val="none" w:sz="0" w:space="0" w:color="auto"/>
      </w:divBdr>
    </w:div>
    <w:div w:id="1600870142">
      <w:bodyDiv w:val="1"/>
      <w:marLeft w:val="0"/>
      <w:marRight w:val="0"/>
      <w:marTop w:val="0"/>
      <w:marBottom w:val="0"/>
      <w:divBdr>
        <w:top w:val="none" w:sz="0" w:space="0" w:color="auto"/>
        <w:left w:val="none" w:sz="0" w:space="0" w:color="auto"/>
        <w:bottom w:val="none" w:sz="0" w:space="0" w:color="auto"/>
        <w:right w:val="none" w:sz="0" w:space="0" w:color="auto"/>
      </w:divBdr>
      <w:divsChild>
        <w:div w:id="796221219">
          <w:marLeft w:val="0"/>
          <w:marRight w:val="0"/>
          <w:marTop w:val="0"/>
          <w:marBottom w:val="0"/>
          <w:divBdr>
            <w:top w:val="none" w:sz="0" w:space="0" w:color="auto"/>
            <w:left w:val="none" w:sz="0" w:space="0" w:color="auto"/>
            <w:bottom w:val="none" w:sz="0" w:space="0" w:color="auto"/>
            <w:right w:val="none" w:sz="0" w:space="0" w:color="auto"/>
          </w:divBdr>
        </w:div>
        <w:div w:id="2107336189">
          <w:marLeft w:val="0"/>
          <w:marRight w:val="0"/>
          <w:marTop w:val="0"/>
          <w:marBottom w:val="0"/>
          <w:divBdr>
            <w:top w:val="none" w:sz="0" w:space="0" w:color="auto"/>
            <w:left w:val="none" w:sz="0" w:space="0" w:color="auto"/>
            <w:bottom w:val="none" w:sz="0" w:space="0" w:color="auto"/>
            <w:right w:val="none" w:sz="0" w:space="0" w:color="auto"/>
          </w:divBdr>
        </w:div>
      </w:divsChild>
    </w:div>
    <w:div w:id="1795251578">
      <w:bodyDiv w:val="1"/>
      <w:marLeft w:val="0"/>
      <w:marRight w:val="0"/>
      <w:marTop w:val="0"/>
      <w:marBottom w:val="0"/>
      <w:divBdr>
        <w:top w:val="none" w:sz="0" w:space="0" w:color="auto"/>
        <w:left w:val="none" w:sz="0" w:space="0" w:color="auto"/>
        <w:bottom w:val="none" w:sz="0" w:space="0" w:color="auto"/>
        <w:right w:val="none" w:sz="0" w:space="0" w:color="auto"/>
      </w:divBdr>
    </w:div>
  </w:divs>
  <w:encoding w:val="x-mac-chinesesimp"/>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70E874-8ABB-4E84-A0BA-91DC2E7C5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5284</Words>
  <Characters>30124</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Hanyu Liu</dc:creator>
  <cp:keywords/>
  <dc:description/>
  <cp:lastModifiedBy>Hanyu Liu</cp:lastModifiedBy>
  <cp:revision>57</cp:revision>
  <dcterms:created xsi:type="dcterms:W3CDTF">2023-01-10T19:59:00Z</dcterms:created>
  <dcterms:modified xsi:type="dcterms:W3CDTF">2023-03-06T18:17:00Z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GrammarlyDocumentId">
    <vt:lpwstr>c16032c2929696c5895773ce3382d444a4e3deebe54d7f705c9d3e0a2ce78e8b</vt:lpwstr>
  </property>
</Properties>
</file>